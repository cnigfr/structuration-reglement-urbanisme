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020" w:rsidRPr="007E0F23" w:rsidRDefault="00294020">
      <w:pPr>
        <w:rPr>
          <w:rFonts w:ascii="Arial" w:hAnsi="Arial" w:cs="Arial"/>
          <w:color w:val="000000" w:themeColor="text1"/>
        </w:rPr>
      </w:pPr>
    </w:p>
    <w:tbl>
      <w:tblPr>
        <w:tblW w:w="9638" w:type="dxa"/>
        <w:tblLayout w:type="fixed"/>
        <w:tblCellMar>
          <w:left w:w="0" w:type="dxa"/>
          <w:right w:w="0" w:type="dxa"/>
        </w:tblCellMar>
        <w:tblLook w:val="0000" w:firstRow="0" w:lastRow="0" w:firstColumn="0" w:lastColumn="0" w:noHBand="0" w:noVBand="0"/>
      </w:tblPr>
      <w:tblGrid>
        <w:gridCol w:w="3212"/>
        <w:gridCol w:w="3213"/>
        <w:gridCol w:w="3213"/>
      </w:tblGrid>
      <w:tr w:rsidR="00294020" w:rsidRPr="007E0F23">
        <w:trPr>
          <w:trHeight w:val="1812"/>
        </w:trPr>
        <w:tc>
          <w:tcPr>
            <w:tcW w:w="3212" w:type="dxa"/>
          </w:tcPr>
          <w:p w:rsidR="00294020" w:rsidRPr="007E0F23" w:rsidRDefault="00EA095A">
            <w:pPr>
              <w:pStyle w:val="Contenudetableau"/>
              <w:rPr>
                <w:rFonts w:ascii="Arial" w:hAnsi="Arial" w:cs="Arial"/>
                <w:color w:val="000000" w:themeColor="text1"/>
              </w:rPr>
            </w:pPr>
            <w:r w:rsidRPr="007E0F23">
              <w:rPr>
                <w:rFonts w:ascii="Arial" w:hAnsi="Arial" w:cs="Arial"/>
                <w:noProof/>
                <w:color w:val="000000" w:themeColor="text1"/>
                <w:lang w:val="en-US"/>
              </w:rPr>
              <w:drawing>
                <wp:anchor distT="0" distB="0" distL="0" distR="0" simplePos="0" relativeHeight="9" behindDoc="0" locked="0" layoutInCell="0" allowOverlap="1" wp14:anchorId="70FE801D" wp14:editId="6E85C122">
                  <wp:simplePos x="0" y="0"/>
                  <wp:positionH relativeFrom="column">
                    <wp:align>left</wp:align>
                  </wp:positionH>
                  <wp:positionV relativeFrom="paragraph">
                    <wp:posOffset>635</wp:posOffset>
                  </wp:positionV>
                  <wp:extent cx="986155" cy="1137920"/>
                  <wp:effectExtent l="0" t="0" r="0" b="0"/>
                  <wp:wrapNone/>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9"/>
                          <a:stretch>
                            <a:fillRect/>
                          </a:stretch>
                        </pic:blipFill>
                        <pic:spPr bwMode="auto">
                          <a:xfrm>
                            <a:off x="0" y="0"/>
                            <a:ext cx="986155" cy="1137920"/>
                          </a:xfrm>
                          <a:prstGeom prst="rect">
                            <a:avLst/>
                          </a:prstGeom>
                        </pic:spPr>
                      </pic:pic>
                    </a:graphicData>
                  </a:graphic>
                </wp:anchor>
              </w:drawing>
            </w:r>
          </w:p>
        </w:tc>
        <w:tc>
          <w:tcPr>
            <w:tcW w:w="3213" w:type="dxa"/>
          </w:tcPr>
          <w:p w:rsidR="00294020" w:rsidRPr="007E0F23" w:rsidRDefault="00294020">
            <w:pPr>
              <w:pStyle w:val="Contenudetableau"/>
              <w:rPr>
                <w:rFonts w:ascii="Arial" w:hAnsi="Arial" w:cs="Arial"/>
                <w:color w:val="000000" w:themeColor="text1"/>
              </w:rPr>
            </w:pPr>
          </w:p>
        </w:tc>
        <w:tc>
          <w:tcPr>
            <w:tcW w:w="3213" w:type="dxa"/>
          </w:tcPr>
          <w:p w:rsidR="00294020" w:rsidRPr="007E0F23" w:rsidRDefault="00294020">
            <w:pPr>
              <w:pStyle w:val="Contenudetableau"/>
              <w:rPr>
                <w:rFonts w:ascii="Arial" w:hAnsi="Arial" w:cs="Arial"/>
                <w:color w:val="000000" w:themeColor="text1"/>
              </w:rPr>
            </w:pPr>
          </w:p>
        </w:tc>
      </w:tr>
      <w:tr w:rsidR="00294020" w:rsidRPr="007E0F23">
        <w:trPr>
          <w:trHeight w:val="1812"/>
        </w:trPr>
        <w:tc>
          <w:tcPr>
            <w:tcW w:w="9638" w:type="dxa"/>
            <w:gridSpan w:val="3"/>
          </w:tcPr>
          <w:p w:rsidR="00294020" w:rsidRPr="007E0F23" w:rsidRDefault="00EA095A">
            <w:pPr>
              <w:pStyle w:val="titre2-western"/>
              <w:jc w:val="center"/>
              <w:rPr>
                <w:b w:val="0"/>
                <w:i/>
                <w:color w:val="000000" w:themeColor="text1"/>
                <w:sz w:val="56"/>
              </w:rPr>
            </w:pPr>
            <w:r w:rsidRPr="007E0F23">
              <w:rPr>
                <w:b w:val="0"/>
                <w:i/>
                <w:color w:val="000000" w:themeColor="text1"/>
                <w:sz w:val="56"/>
              </w:rPr>
              <w:t>Prescriptions nationales pour la structuration des règlements d’urbanisme</w:t>
            </w:r>
          </w:p>
        </w:tc>
      </w:tr>
      <w:tr w:rsidR="00294020" w:rsidRPr="007E0F23">
        <w:trPr>
          <w:trHeight w:val="728"/>
        </w:trPr>
        <w:tc>
          <w:tcPr>
            <w:tcW w:w="9638" w:type="dxa"/>
            <w:gridSpan w:val="3"/>
          </w:tcPr>
          <w:p w:rsidR="00294020" w:rsidRPr="007E0F23" w:rsidRDefault="006159C4">
            <w:pPr>
              <w:pStyle w:val="western"/>
              <w:spacing w:line="249" w:lineRule="atLeast"/>
              <w:jc w:val="center"/>
              <w:rPr>
                <w:b/>
                <w:color w:val="000000" w:themeColor="text1"/>
                <w:sz w:val="52"/>
                <w:szCs w:val="52"/>
              </w:rPr>
            </w:pPr>
            <w:r w:rsidRPr="007E0F23">
              <w:rPr>
                <w:b/>
                <w:noProof/>
                <w:color w:val="000000" w:themeColor="text1"/>
                <w:sz w:val="52"/>
                <w:szCs w:val="52"/>
                <w:lang w:val="en-US"/>
              </w:rPr>
              <w:drawing>
                <wp:inline distT="0" distB="0" distL="0" distR="0" wp14:anchorId="1C4F2512" wp14:editId="234DF6C9">
                  <wp:extent cx="5990053" cy="3989124"/>
                  <wp:effectExtent l="0" t="0" r="0" b="0"/>
                  <wp:docPr id="14" name="Image 14" descr="C:\Users\ALenain\Documents\DDU SG6\Réunion 08.11.2023\32654e7e2474751286b7a64740d4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nain\Documents\DDU SG6\Réunion 08.11.2023\32654e7e2474751286b7a64740d4353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0197" cy="3989220"/>
                          </a:xfrm>
                          <a:prstGeom prst="rect">
                            <a:avLst/>
                          </a:prstGeom>
                          <a:noFill/>
                          <a:ln>
                            <a:noFill/>
                          </a:ln>
                        </pic:spPr>
                      </pic:pic>
                    </a:graphicData>
                  </a:graphic>
                </wp:inline>
              </w:drawing>
            </w:r>
          </w:p>
          <w:p w:rsidR="00294020" w:rsidRPr="007E0F23" w:rsidRDefault="00EA095A" w:rsidP="006159C4">
            <w:pPr>
              <w:pStyle w:val="western"/>
              <w:spacing w:line="249" w:lineRule="atLeast"/>
              <w:jc w:val="center"/>
              <w:rPr>
                <w:b/>
                <w:color w:val="000000" w:themeColor="text1"/>
                <w:sz w:val="52"/>
                <w:szCs w:val="52"/>
              </w:rPr>
            </w:pPr>
            <w:r w:rsidRPr="007E0F23">
              <w:rPr>
                <w:b/>
                <w:color w:val="000000" w:themeColor="text1"/>
                <w:sz w:val="52"/>
                <w:szCs w:val="52"/>
              </w:rPr>
              <w:t>STANDARD SRU niveau 2</w:t>
            </w:r>
          </w:p>
          <w:p w:rsidR="006159C4" w:rsidRPr="007E0F23" w:rsidRDefault="006159C4" w:rsidP="006159C4">
            <w:pPr>
              <w:pStyle w:val="western"/>
              <w:spacing w:line="249" w:lineRule="atLeast"/>
              <w:jc w:val="center"/>
              <w:rPr>
                <w:b/>
                <w:color w:val="000000" w:themeColor="text1"/>
                <w:sz w:val="52"/>
                <w:szCs w:val="52"/>
              </w:rPr>
            </w:pPr>
          </w:p>
        </w:tc>
      </w:tr>
      <w:tr w:rsidR="00294020" w:rsidRPr="007E0F23">
        <w:trPr>
          <w:trHeight w:val="728"/>
        </w:trPr>
        <w:tc>
          <w:tcPr>
            <w:tcW w:w="9638" w:type="dxa"/>
            <w:gridSpan w:val="3"/>
          </w:tcPr>
          <w:p w:rsidR="00294020" w:rsidRPr="007E0F23" w:rsidRDefault="00EA095A">
            <w:pPr>
              <w:pStyle w:val="western"/>
              <w:spacing w:line="249" w:lineRule="atLeast"/>
              <w:jc w:val="center"/>
              <w:rPr>
                <w:b/>
                <w:i/>
                <w:color w:val="000000" w:themeColor="text1"/>
                <w:sz w:val="64"/>
              </w:rPr>
            </w:pPr>
            <w:r w:rsidRPr="007E0F23">
              <w:rPr>
                <w:b/>
                <w:i/>
                <w:color w:val="000000" w:themeColor="text1"/>
                <w:sz w:val="64"/>
              </w:rPr>
              <w:t>Standard CNIG</w:t>
            </w:r>
          </w:p>
          <w:p w:rsidR="00294020" w:rsidRPr="007E0F23" w:rsidRDefault="00EA095A">
            <w:pPr>
              <w:pStyle w:val="western"/>
              <w:spacing w:line="249" w:lineRule="atLeast"/>
              <w:jc w:val="center"/>
              <w:rPr>
                <w:color w:val="000000" w:themeColor="text1"/>
              </w:rPr>
            </w:pPr>
            <w:r w:rsidRPr="007E0F23">
              <w:rPr>
                <w:b/>
                <w:i/>
                <w:color w:val="000000" w:themeColor="text1"/>
                <w:sz w:val="52"/>
                <w:szCs w:val="52"/>
              </w:rPr>
              <w:t>(version 0.1 projet – 16 octobre 2023)</w:t>
            </w:r>
          </w:p>
        </w:tc>
      </w:tr>
    </w:tbl>
    <w:p w:rsidR="00294020" w:rsidRPr="007E0F23" w:rsidRDefault="00294020">
      <w:pPr>
        <w:pStyle w:val="titre2-western"/>
        <w:jc w:val="center"/>
        <w:rPr>
          <w:i/>
          <w:color w:val="000000" w:themeColor="text1"/>
          <w:sz w:val="24"/>
        </w:rPr>
      </w:pPr>
    </w:p>
    <w:p w:rsidR="00294020" w:rsidRPr="007E0F23" w:rsidRDefault="00EA095A">
      <w:pPr>
        <w:pStyle w:val="titre2-western"/>
        <w:jc w:val="center"/>
        <w:rPr>
          <w:i/>
          <w:color w:val="000000" w:themeColor="text1"/>
          <w:sz w:val="24"/>
        </w:rPr>
      </w:pPr>
      <w:r w:rsidRPr="007E0F23">
        <w:rPr>
          <w:color w:val="000000" w:themeColor="text1"/>
        </w:rPr>
        <w:br w:type="page"/>
      </w:r>
    </w:p>
    <w:p w:rsidR="00294020" w:rsidRPr="007E0F23" w:rsidRDefault="00294020">
      <w:pPr>
        <w:pStyle w:val="titre2-western"/>
        <w:jc w:val="center"/>
        <w:rPr>
          <w:i/>
          <w:color w:val="000000" w:themeColor="text1"/>
          <w:sz w:val="24"/>
        </w:rPr>
      </w:pPr>
    </w:p>
    <w:p w:rsidR="00294020" w:rsidRPr="007E0F23" w:rsidRDefault="00294020">
      <w:pPr>
        <w:pStyle w:val="titre2-western"/>
        <w:jc w:val="center"/>
        <w:rPr>
          <w:color w:val="000000" w:themeColor="text1"/>
        </w:rPr>
      </w:pPr>
    </w:p>
    <w:p w:rsidR="00294020" w:rsidRPr="007E0F23" w:rsidRDefault="00294020">
      <w:pPr>
        <w:pStyle w:val="titre2-western"/>
        <w:jc w:val="center"/>
        <w:rPr>
          <w:i/>
          <w:color w:val="000000" w:themeColor="text1"/>
          <w:sz w:val="16"/>
          <w:szCs w:val="16"/>
        </w:rPr>
      </w:pPr>
    </w:p>
    <w:tbl>
      <w:tblPr>
        <w:tblW w:w="9627" w:type="dxa"/>
        <w:tblInd w:w="2" w:type="dxa"/>
        <w:tblLayout w:type="fixed"/>
        <w:tblCellMar>
          <w:left w:w="28" w:type="dxa"/>
          <w:right w:w="28" w:type="dxa"/>
        </w:tblCellMar>
        <w:tblLook w:val="0000" w:firstRow="0" w:lastRow="0" w:firstColumn="0" w:lastColumn="0" w:noHBand="0" w:noVBand="0"/>
      </w:tblPr>
      <w:tblGrid>
        <w:gridCol w:w="2038"/>
        <w:gridCol w:w="6470"/>
        <w:gridCol w:w="1119"/>
      </w:tblGrid>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Titre</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b/>
                <w:bCs/>
                <w:color w:val="000000" w:themeColor="text1"/>
                <w:sz w:val="18"/>
                <w:szCs w:val="18"/>
              </w:rPr>
            </w:pPr>
            <w:r w:rsidRPr="007E0F23">
              <w:rPr>
                <w:rFonts w:ascii="Arial" w:hAnsi="Arial" w:cs="Arial"/>
                <w:b/>
                <w:bCs/>
                <w:color w:val="000000" w:themeColor="text1"/>
                <w:sz w:val="18"/>
                <w:szCs w:val="18"/>
              </w:rPr>
              <w:t>Prescriptions nationales pour la structuration des règlements d’urbanisme</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Sous-titre</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b/>
                <w:bCs/>
                <w:color w:val="000000" w:themeColor="text1"/>
                <w:sz w:val="18"/>
                <w:szCs w:val="18"/>
              </w:rPr>
            </w:pPr>
            <w:r w:rsidRPr="007E0F23">
              <w:rPr>
                <w:rFonts w:ascii="Arial" w:hAnsi="Arial" w:cs="Arial"/>
                <w:b/>
                <w:bCs/>
                <w:color w:val="000000" w:themeColor="text1"/>
                <w:sz w:val="18"/>
                <w:szCs w:val="18"/>
              </w:rPr>
              <w:t>Standard de structuration du règlement d'urbanisme (SRU) – niveau 2</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Description du document</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 xml:space="preserve">Ce document produit par le groupe national du CNIG définit une structure pour les règlements des documents d’urbanisme. Il s’applique aux PLU et </w:t>
            </w:r>
            <w:proofErr w:type="spellStart"/>
            <w:r w:rsidRPr="007E0F23">
              <w:rPr>
                <w:rFonts w:ascii="Arial" w:hAnsi="Arial" w:cs="Arial"/>
                <w:color w:val="000000" w:themeColor="text1"/>
                <w:sz w:val="18"/>
                <w:szCs w:val="18"/>
              </w:rPr>
              <w:t>PLUi</w:t>
            </w:r>
            <w:proofErr w:type="spellEnd"/>
            <w:r w:rsidRPr="007E0F23">
              <w:rPr>
                <w:rFonts w:ascii="Arial" w:hAnsi="Arial" w:cs="Arial"/>
                <w:color w:val="000000" w:themeColor="text1"/>
                <w:sz w:val="18"/>
                <w:szCs w:val="18"/>
              </w:rPr>
              <w:t>.</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color w:val="000000" w:themeColor="text1"/>
                <w:sz w:val="18"/>
                <w:szCs w:val="18"/>
              </w:rPr>
            </w:pPr>
            <w:r w:rsidRPr="007E0F23">
              <w:rPr>
                <w:rFonts w:ascii="Arial" w:hAnsi="Arial" w:cs="Arial"/>
                <w:color w:val="000000" w:themeColor="text1"/>
                <w:sz w:val="18"/>
                <w:szCs w:val="18"/>
              </w:rPr>
              <w:t>Date</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655244">
            <w:pPr>
              <w:spacing w:before="57"/>
              <w:rPr>
                <w:rFonts w:ascii="Arial" w:hAnsi="Arial" w:cs="Arial"/>
                <w:color w:val="000000" w:themeColor="text1"/>
                <w:sz w:val="18"/>
                <w:szCs w:val="18"/>
              </w:rPr>
            </w:pPr>
            <w:r w:rsidRPr="00655244">
              <w:rPr>
                <w:rFonts w:ascii="Arial" w:hAnsi="Arial" w:cs="Arial"/>
                <w:color w:val="000000" w:themeColor="text1"/>
                <w:sz w:val="18"/>
                <w:szCs w:val="18"/>
              </w:rPr>
              <w:t>11/02/2024</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655244" w:rsidRDefault="00EA095A">
            <w:pPr>
              <w:snapToGrid w:val="0"/>
              <w:spacing w:before="57" w:after="57"/>
              <w:rPr>
                <w:rFonts w:ascii="Arial" w:hAnsi="Arial" w:cs="Arial"/>
                <w:color w:val="000000" w:themeColor="text1"/>
                <w:sz w:val="18"/>
                <w:szCs w:val="18"/>
              </w:rPr>
            </w:pPr>
            <w:r w:rsidRPr="00655244">
              <w:rPr>
                <w:rFonts w:ascii="Arial" w:hAnsi="Arial" w:cs="Arial"/>
                <w:color w:val="000000" w:themeColor="text1"/>
                <w:sz w:val="18"/>
                <w:szCs w:val="18"/>
              </w:rPr>
              <w:t>Versions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655244" w:rsidRDefault="00655244">
            <w:pPr>
              <w:spacing w:before="57"/>
              <w:rPr>
                <w:rFonts w:ascii="Arial" w:hAnsi="Arial" w:cs="Arial"/>
                <w:color w:val="000000" w:themeColor="text1"/>
                <w:sz w:val="18"/>
                <w:szCs w:val="18"/>
              </w:rPr>
            </w:pPr>
            <w:r w:rsidRPr="00655244">
              <w:rPr>
                <w:rFonts w:ascii="Arial" w:hAnsi="Arial" w:cs="Arial"/>
                <w:color w:val="000000" w:themeColor="text1"/>
                <w:sz w:val="18"/>
                <w:szCs w:val="18"/>
              </w:rPr>
              <w:t>V2024-02</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Résumé</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Ce standard permet la création de règlements d’urbanisme informatiquement exploitables afin de compléter les documents fournis actuellement au format PDF et d’enrichir l’information donnée automatiquement aux usagers particuliers et professionnels.</w:t>
            </w:r>
          </w:p>
          <w:p w:rsidR="00294020" w:rsidRPr="007E0F23" w:rsidRDefault="00EA095A">
            <w:pPr>
              <w:rPr>
                <w:rFonts w:ascii="Arial" w:hAnsi="Arial" w:cs="Arial"/>
                <w:color w:val="000000" w:themeColor="text1"/>
                <w:sz w:val="18"/>
                <w:szCs w:val="18"/>
              </w:rPr>
            </w:pPr>
            <w:r w:rsidRPr="007E0F23">
              <w:rPr>
                <w:rFonts w:ascii="Arial" w:hAnsi="Arial" w:cs="Arial"/>
                <w:color w:val="000000" w:themeColor="text1"/>
                <w:sz w:val="18"/>
                <w:szCs w:val="18"/>
              </w:rPr>
              <w:t>Le standard SRU se décompose en deux niveaux. Le premier niveau permet de générer un document interrogeable à la parcelle, rassemblant l’ensemble des règles écrites du règlement (texte et schémas/illustrations) en fonction de la zone d’urbanisme, au format texte structuré par blocs ;</w:t>
            </w:r>
          </w:p>
          <w:p w:rsidR="00294020" w:rsidRPr="007E0F23" w:rsidRDefault="00EA095A">
            <w:pPr>
              <w:pStyle w:val="Corpsdetexte"/>
              <w:spacing w:before="57" w:after="57"/>
              <w:rPr>
                <w:rFonts w:ascii="Arial" w:hAnsi="Arial" w:cs="Arial"/>
                <w:color w:val="000000" w:themeColor="text1"/>
              </w:rPr>
            </w:pPr>
            <w:r w:rsidRPr="007E0F23">
              <w:rPr>
                <w:rFonts w:ascii="Arial" w:hAnsi="Arial" w:cs="Arial"/>
                <w:color w:val="000000" w:themeColor="text1"/>
                <w:sz w:val="18"/>
                <w:szCs w:val="18"/>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rsidR="00294020" w:rsidRPr="007E0F23" w:rsidRDefault="00294020">
            <w:pPr>
              <w:spacing w:before="57" w:after="57"/>
              <w:rPr>
                <w:rFonts w:ascii="Arial" w:hAnsi="Arial" w:cs="Arial"/>
                <w:color w:val="000000" w:themeColor="text1"/>
                <w:sz w:val="18"/>
                <w:szCs w:val="18"/>
              </w:rPr>
            </w:pPr>
          </w:p>
          <w:p w:rsidR="00294020" w:rsidRPr="007E0F23" w:rsidRDefault="00294020">
            <w:pPr>
              <w:spacing w:before="57" w:after="57"/>
              <w:rPr>
                <w:rFonts w:ascii="Arial" w:hAnsi="Arial" w:cs="Arial"/>
                <w:color w:val="000000" w:themeColor="text1"/>
              </w:rPr>
            </w:pPr>
          </w:p>
        </w:tc>
      </w:tr>
      <w:tr w:rsidR="00294020" w:rsidRPr="0084525E">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Sources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rPr>
                <w:rFonts w:ascii="Arial" w:hAnsi="Arial" w:cs="Arial"/>
                <w:color w:val="000000" w:themeColor="text1"/>
              </w:rPr>
            </w:pPr>
            <w:r w:rsidRPr="007E0F23">
              <w:rPr>
                <w:rFonts w:ascii="Arial" w:hAnsi="Arial" w:cs="Arial"/>
                <w:color w:val="000000" w:themeColor="text1"/>
                <w:sz w:val="18"/>
                <w:szCs w:val="18"/>
              </w:rPr>
              <w:t xml:space="preserve">Lien vers le standard SRU niveau 1 : </w:t>
            </w:r>
            <w:hyperlink r:id="rId11" w:tgtFrame="_top">
              <w:r w:rsidRPr="007E0F23">
                <w:rPr>
                  <w:rStyle w:val="Lienhypertexte"/>
                  <w:rFonts w:ascii="Arial" w:hAnsi="Arial" w:cs="Arial"/>
                  <w:color w:val="000000" w:themeColor="text1"/>
                  <w:sz w:val="18"/>
                  <w:szCs w:val="18"/>
                </w:rPr>
                <w:t>Standard</w:t>
              </w:r>
            </w:hyperlink>
            <w:hyperlink r:id="rId12" w:tgtFrame="_top">
              <w:bookmarkStart w:id="0" w:name="_Hlt129015300"/>
              <w:bookmarkStart w:id="1" w:name="_Hlt129015299"/>
              <w:r w:rsidRPr="007E0F23">
                <w:rPr>
                  <w:rStyle w:val="Lienhypertexte"/>
                  <w:rFonts w:ascii="Arial" w:hAnsi="Arial" w:cs="Arial"/>
                  <w:color w:val="000000" w:themeColor="text1"/>
                  <w:sz w:val="18"/>
                  <w:szCs w:val="18"/>
                </w:rPr>
                <w:t xml:space="preserve"> </w:t>
              </w:r>
            </w:hyperlink>
            <w:hyperlink r:id="rId13" w:tgtFrame="_top">
              <w:bookmarkEnd w:id="0"/>
              <w:bookmarkEnd w:id="1"/>
              <w:r w:rsidRPr="007E0F23">
                <w:rPr>
                  <w:rStyle w:val="Lienhypertexte"/>
                  <w:rFonts w:ascii="Arial" w:hAnsi="Arial" w:cs="Arial"/>
                  <w:color w:val="000000" w:themeColor="text1"/>
                  <w:sz w:val="18"/>
                  <w:szCs w:val="18"/>
                </w:rPr>
                <w:t>CNIG SRU</w:t>
              </w:r>
            </w:hyperlink>
          </w:p>
          <w:p w:rsidR="00294020" w:rsidRPr="007E0F23" w:rsidRDefault="00EA095A">
            <w:pPr>
              <w:snapToGrid w:val="0"/>
              <w:spacing w:before="57"/>
              <w:rPr>
                <w:rFonts w:ascii="Arial" w:hAnsi="Arial" w:cs="Arial"/>
                <w:color w:val="000000" w:themeColor="text1"/>
                <w:sz w:val="18"/>
                <w:szCs w:val="18"/>
                <w:lang w:val="en-US"/>
              </w:rPr>
            </w:pPr>
            <w:proofErr w:type="spellStart"/>
            <w:r w:rsidRPr="007E0F23">
              <w:rPr>
                <w:rFonts w:ascii="Arial" w:hAnsi="Arial" w:cs="Arial"/>
                <w:color w:val="000000" w:themeColor="text1"/>
                <w:sz w:val="18"/>
                <w:szCs w:val="18"/>
                <w:lang w:val="en-US"/>
              </w:rPr>
              <w:t>Schémas</w:t>
            </w:r>
            <w:proofErr w:type="spellEnd"/>
            <w:r w:rsidRPr="007E0F23">
              <w:rPr>
                <w:rFonts w:ascii="Arial" w:hAnsi="Arial" w:cs="Arial"/>
                <w:color w:val="000000" w:themeColor="text1"/>
                <w:sz w:val="18"/>
                <w:szCs w:val="18"/>
                <w:lang w:val="en-US"/>
              </w:rPr>
              <w:t xml:space="preserve"> :</w:t>
            </w:r>
          </w:p>
          <w:p w:rsidR="00766F42" w:rsidRPr="007E0F23" w:rsidRDefault="00EA095A" w:rsidP="00766F42">
            <w:pPr>
              <w:numPr>
                <w:ilvl w:val="0"/>
                <w:numId w:val="5"/>
              </w:numPr>
              <w:snapToGrid w:val="0"/>
              <w:spacing w:before="57"/>
              <w:rPr>
                <w:rFonts w:ascii="Arial" w:hAnsi="Arial" w:cs="Arial"/>
                <w:color w:val="000000" w:themeColor="text1"/>
              </w:rPr>
            </w:pPr>
            <w:r w:rsidRPr="007E0F23">
              <w:rPr>
                <w:rFonts w:ascii="Arial" w:hAnsi="Arial" w:cs="Arial"/>
                <w:color w:val="000000" w:themeColor="text1"/>
                <w:sz w:val="18"/>
                <w:szCs w:val="18"/>
              </w:rPr>
              <w:t xml:space="preserve">UML (niveau 1 et lien avec le standard CNIG PLU) : </w:t>
            </w:r>
            <w:hyperlink r:id="rId14" w:history="1">
              <w:r w:rsidR="00766F42" w:rsidRPr="007E0F23">
                <w:rPr>
                  <w:rStyle w:val="Lienhypertexte"/>
                  <w:rFonts w:ascii="Arial" w:hAnsi="Arial" w:cs="Arial"/>
                  <w:sz w:val="18"/>
                  <w:szCs w:val="18"/>
                </w:rPr>
                <w:t>https://github.com/cnigfr/structuration-reglement-urbanisme</w:t>
              </w:r>
            </w:hyperlink>
          </w:p>
          <w:p w:rsidR="00766F42" w:rsidRPr="007E0F23" w:rsidRDefault="00EA095A" w:rsidP="00766F42">
            <w:pPr>
              <w:numPr>
                <w:ilvl w:val="0"/>
                <w:numId w:val="5"/>
              </w:numPr>
              <w:snapToGrid w:val="0"/>
              <w:spacing w:before="57"/>
              <w:rPr>
                <w:rFonts w:ascii="Arial" w:hAnsi="Arial" w:cs="Arial"/>
                <w:color w:val="000000" w:themeColor="text1"/>
                <w:lang w:val="en-US"/>
              </w:rPr>
            </w:pPr>
            <w:r w:rsidRPr="007E0F23">
              <w:rPr>
                <w:rFonts w:ascii="Arial" w:hAnsi="Arial" w:cs="Arial"/>
                <w:color w:val="000000" w:themeColor="text1"/>
                <w:sz w:val="18"/>
                <w:szCs w:val="18"/>
                <w:lang w:val="en-US"/>
              </w:rPr>
              <w:t xml:space="preserve">XSD : </w:t>
            </w:r>
            <w:r w:rsidR="00F6242F">
              <w:fldChar w:fldCharType="begin"/>
            </w:r>
            <w:r w:rsidR="00F6242F" w:rsidRPr="00272754">
              <w:rPr>
                <w:lang w:val="en-US"/>
                <w:rPrChange w:id="2" w:author="Alison Lenain" w:date="2024-02-09T15:30:00Z">
                  <w:rPr/>
                </w:rPrChange>
              </w:rPr>
              <w:instrText xml:space="preserve"> HYPERLINK "https://github.com/cnigfr/structuration-reglement-urbanisme/blob/master/schemas/XSD%20Standard%20SRU.XSD" </w:instrText>
            </w:r>
            <w:r w:rsidR="00F6242F">
              <w:fldChar w:fldCharType="separate"/>
            </w:r>
            <w:r w:rsidR="00766F42" w:rsidRPr="007E0F23">
              <w:rPr>
                <w:rStyle w:val="Lienhypertexte"/>
                <w:rFonts w:ascii="Arial" w:hAnsi="Arial" w:cs="Arial"/>
                <w:sz w:val="18"/>
                <w:lang w:val="en-US"/>
              </w:rPr>
              <w:t>https://github.com/cnigfr/structuration-reglement-urbanisme/blob/master/schemas/XSD%20Standard%20SRU.XSD</w:t>
            </w:r>
            <w:r w:rsidR="00F6242F">
              <w:rPr>
                <w:rStyle w:val="Lienhypertexte"/>
                <w:rFonts w:ascii="Arial" w:hAnsi="Arial" w:cs="Arial"/>
                <w:sz w:val="18"/>
                <w:lang w:val="en-US"/>
              </w:rPr>
              <w:fldChar w:fldCharType="end"/>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Contributeurs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Participants du GT CNIG DDU / sous-groupe 6 « SRU »</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Rédacteurs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Alison Lenain</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Relecteurs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rPr>
                <w:rFonts w:ascii="Arial" w:hAnsi="Arial" w:cs="Arial"/>
                <w:color w:val="000000" w:themeColor="text1"/>
              </w:rPr>
            </w:pPr>
            <w:r w:rsidRPr="007E0F23">
              <w:rPr>
                <w:rFonts w:ascii="Arial" w:hAnsi="Arial" w:cs="Arial"/>
                <w:color w:val="000000" w:themeColor="text1"/>
                <w:sz w:val="18"/>
                <w:szCs w:val="18"/>
              </w:rPr>
              <w:t>- Groupe de travail CNIG sur la  dématérialisation des documents d'urbanisme</w:t>
            </w:r>
          </w:p>
          <w:p w:rsidR="00766F42" w:rsidRPr="007E0F23" w:rsidRDefault="00EA095A">
            <w:pPr>
              <w:spacing w:before="57"/>
              <w:rPr>
                <w:rFonts w:ascii="Arial" w:hAnsi="Arial" w:cs="Arial"/>
                <w:color w:val="000000" w:themeColor="text1"/>
              </w:rPr>
            </w:pPr>
            <w:r w:rsidRPr="007E0F23">
              <w:rPr>
                <w:rFonts w:ascii="Arial" w:hAnsi="Arial" w:cs="Arial"/>
                <w:color w:val="000000" w:themeColor="text1"/>
                <w:sz w:val="18"/>
                <w:szCs w:val="18"/>
              </w:rPr>
              <w:t>- Département Normalisation de l’IGN (</w:t>
            </w:r>
            <w:hyperlink r:id="rId15" w:history="1">
              <w:r w:rsidR="00766F42" w:rsidRPr="007E0F23">
                <w:rPr>
                  <w:rStyle w:val="Lienhypertexte"/>
                  <w:rFonts w:ascii="Arial" w:hAnsi="Arial" w:cs="Arial"/>
                  <w:sz w:val="18"/>
                  <w:szCs w:val="18"/>
                </w:rPr>
                <w:t>https://eden.ign.fr/</w:t>
              </w:r>
            </w:hyperlink>
            <w:r w:rsidR="00766F42" w:rsidRPr="007E0F23">
              <w:rPr>
                <w:rFonts w:ascii="Arial" w:hAnsi="Arial" w:cs="Arial"/>
                <w:color w:val="000000" w:themeColor="text1"/>
                <w:sz w:val="18"/>
                <w:szCs w:val="18"/>
              </w:rPr>
              <w:t>)</w:t>
            </w:r>
          </w:p>
          <w:p w:rsidR="00294020" w:rsidRPr="007E0F23" w:rsidRDefault="00294020">
            <w:pPr>
              <w:spacing w:before="57"/>
              <w:rPr>
                <w:rFonts w:ascii="Arial" w:hAnsi="Arial" w:cs="Arial"/>
                <w:color w:val="000000" w:themeColor="text1"/>
                <w:sz w:val="18"/>
                <w:szCs w:val="18"/>
              </w:rPr>
            </w:pPr>
          </w:p>
        </w:tc>
      </w:tr>
      <w:tr w:rsidR="00294020" w:rsidRPr="007E0F23">
        <w:trPr>
          <w:trHeight w:val="368"/>
        </w:trPr>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Format</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Formats disponibles du fichier : Word, Adobe PDF</w:t>
            </w:r>
          </w:p>
        </w:tc>
      </w:tr>
      <w:tr w:rsidR="00294020" w:rsidRPr="007E0F23">
        <w:trPr>
          <w:trHeight w:val="275"/>
        </w:trPr>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Diffusion</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rPr>
                <w:rFonts w:ascii="Arial" w:hAnsi="Arial" w:cs="Arial"/>
                <w:color w:val="000000" w:themeColor="text1"/>
              </w:rPr>
            </w:pPr>
            <w:bookmarkStart w:id="3" w:name="_Hlt129001420"/>
            <w:bookmarkStart w:id="4" w:name="_Hlt129001419"/>
            <w:r w:rsidRPr="007E0F23">
              <w:rPr>
                <w:rFonts w:ascii="Arial" w:hAnsi="Arial" w:cs="Arial"/>
                <w:color w:val="000000" w:themeColor="text1"/>
                <w:sz w:val="20"/>
              </w:rPr>
              <w:t>S</w:t>
            </w:r>
            <w:bookmarkEnd w:id="3"/>
            <w:bookmarkEnd w:id="4"/>
            <w:r w:rsidRPr="007E0F23">
              <w:rPr>
                <w:rFonts w:ascii="Arial" w:hAnsi="Arial" w:cs="Arial"/>
                <w:color w:val="000000" w:themeColor="text1"/>
                <w:sz w:val="20"/>
              </w:rPr>
              <w:t xml:space="preserve">ite du </w:t>
            </w:r>
            <w:hyperlink r:id="rId16">
              <w:r w:rsidRPr="007E0F23">
                <w:rPr>
                  <w:rStyle w:val="Lienhypertexte"/>
                  <w:rFonts w:ascii="Arial" w:hAnsi="Arial" w:cs="Arial"/>
                  <w:color w:val="000000" w:themeColor="text1"/>
                  <w:sz w:val="20"/>
                </w:rPr>
                <w:t>CNIG</w:t>
              </w:r>
            </w:hyperlink>
            <w:r w:rsidRPr="007E0F23">
              <w:rPr>
                <w:rFonts w:ascii="Arial" w:hAnsi="Arial" w:cs="Arial"/>
                <w:color w:val="000000" w:themeColor="text1"/>
                <w:sz w:val="20"/>
              </w:rPr>
              <w:t xml:space="preserve">, </w:t>
            </w:r>
            <w:hyperlink r:id="rId17">
              <w:r w:rsidRPr="007E0F23">
                <w:rPr>
                  <w:rStyle w:val="Lienhypertexte"/>
                  <w:rFonts w:ascii="Arial" w:hAnsi="Arial" w:cs="Arial"/>
                  <w:color w:val="000000" w:themeColor="text1"/>
                  <w:sz w:val="20"/>
                </w:rPr>
                <w:t>Ressources</w:t>
              </w:r>
            </w:hyperlink>
            <w:r w:rsidRPr="007E0F23">
              <w:rPr>
                <w:rFonts w:ascii="Arial" w:hAnsi="Arial" w:cs="Arial"/>
                <w:color w:val="000000" w:themeColor="text1"/>
                <w:sz w:val="20"/>
              </w:rPr>
              <w:t xml:space="preserve"> Dématérialisation Documents d’Urbanisme</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Organisme</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Conseil National de l'Information géolocalisée (CNIG)</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Langue</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Français</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Mots-clés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sz w:val="18"/>
                <w:szCs w:val="18"/>
              </w:rPr>
            </w:pPr>
            <w:r w:rsidRPr="007E0F23">
              <w:rPr>
                <w:rFonts w:ascii="Arial" w:hAnsi="Arial" w:cs="Arial"/>
                <w:color w:val="000000" w:themeColor="text1"/>
                <w:sz w:val="18"/>
                <w:szCs w:val="18"/>
              </w:rPr>
              <w:t xml:space="preserve">PLU, </w:t>
            </w:r>
            <w:proofErr w:type="spellStart"/>
            <w:r w:rsidRPr="007E0F23">
              <w:rPr>
                <w:rFonts w:ascii="Arial" w:hAnsi="Arial" w:cs="Arial"/>
                <w:color w:val="000000" w:themeColor="text1"/>
                <w:sz w:val="18"/>
                <w:szCs w:val="18"/>
              </w:rPr>
              <w:t>PLUi</w:t>
            </w:r>
            <w:proofErr w:type="spellEnd"/>
            <w:r w:rsidRPr="007E0F23">
              <w:rPr>
                <w:rFonts w:ascii="Arial" w:hAnsi="Arial" w:cs="Arial"/>
                <w:color w:val="000000" w:themeColor="text1"/>
                <w:sz w:val="18"/>
                <w:szCs w:val="18"/>
              </w:rPr>
              <w:t xml:space="preserve">, règlement d’urbanisme, plan local d’urbanisme, SIG, information géographique, urbanisme, CNIG, </w:t>
            </w:r>
            <w:proofErr w:type="spellStart"/>
            <w:r w:rsidRPr="007E0F23">
              <w:rPr>
                <w:rFonts w:ascii="Arial" w:hAnsi="Arial" w:cs="Arial"/>
                <w:color w:val="000000" w:themeColor="text1"/>
                <w:sz w:val="18"/>
                <w:szCs w:val="18"/>
              </w:rPr>
              <w:t>Géoportail</w:t>
            </w:r>
            <w:proofErr w:type="spellEnd"/>
            <w:r w:rsidRPr="007E0F23">
              <w:rPr>
                <w:rFonts w:ascii="Arial" w:hAnsi="Arial" w:cs="Arial"/>
                <w:color w:val="000000" w:themeColor="text1"/>
                <w:sz w:val="18"/>
                <w:szCs w:val="18"/>
              </w:rPr>
              <w:t xml:space="preserve"> de l’urbanisme, règlement écrit</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Statut du document</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rPr>
                <w:rFonts w:ascii="Arial" w:hAnsi="Arial" w:cs="Arial"/>
                <w:color w:val="000000" w:themeColor="text1"/>
                <w:sz w:val="18"/>
                <w:szCs w:val="18"/>
              </w:rPr>
            </w:pPr>
            <w:r w:rsidRPr="007E0F23">
              <w:rPr>
                <w:rFonts w:ascii="Arial" w:hAnsi="Arial" w:cs="Arial"/>
                <w:color w:val="000000" w:themeColor="text1"/>
                <w:sz w:val="18"/>
                <w:szCs w:val="18"/>
              </w:rPr>
              <w:t>Projet final</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Remerciements</w:t>
            </w:r>
          </w:p>
        </w:tc>
        <w:tc>
          <w:tcPr>
            <w:tcW w:w="7589" w:type="dxa"/>
            <w:gridSpan w:val="2"/>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rPr>
                <w:rFonts w:ascii="Arial" w:hAnsi="Arial" w:cs="Arial"/>
                <w:color w:val="000000" w:themeColor="text1"/>
                <w:sz w:val="18"/>
                <w:szCs w:val="18"/>
              </w:rPr>
            </w:pPr>
            <w:r w:rsidRPr="007E0F23">
              <w:rPr>
                <w:rFonts w:ascii="Arial" w:hAnsi="Arial" w:cs="Arial"/>
                <w:color w:val="000000" w:themeColor="text1"/>
                <w:sz w:val="18"/>
                <w:szCs w:val="18"/>
              </w:rPr>
              <w:t xml:space="preserve">Merci aux membres du sous-groupe SG6 du GT DDU du CNIG pour leur implication et à l’équipe projet GPU de l’IGN, en particulier à l’équipe </w:t>
            </w:r>
            <w:proofErr w:type="spellStart"/>
            <w:r w:rsidRPr="007E0F23">
              <w:rPr>
                <w:rFonts w:ascii="Arial" w:hAnsi="Arial" w:cs="Arial"/>
                <w:color w:val="000000" w:themeColor="text1"/>
                <w:sz w:val="18"/>
                <w:szCs w:val="18"/>
              </w:rPr>
              <w:t>SmartPLU</w:t>
            </w:r>
            <w:proofErr w:type="spellEnd"/>
            <w:r w:rsidRPr="007E0F23">
              <w:rPr>
                <w:rFonts w:ascii="Arial" w:hAnsi="Arial" w:cs="Arial"/>
                <w:color w:val="000000" w:themeColor="text1"/>
                <w:sz w:val="18"/>
                <w:szCs w:val="18"/>
              </w:rPr>
              <w:t xml:space="preserve"> pour leur aide.</w:t>
            </w:r>
          </w:p>
        </w:tc>
      </w:tr>
      <w:tr w:rsidR="00294020" w:rsidRPr="007E0F23">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noProof/>
                <w:color w:val="000000" w:themeColor="text1"/>
                <w:lang w:val="en-US"/>
              </w:rPr>
              <w:drawing>
                <wp:anchor distT="0" distB="0" distL="0" distR="0" simplePos="0" relativeHeight="3" behindDoc="1" locked="0" layoutInCell="0" allowOverlap="1" wp14:anchorId="01014F4C" wp14:editId="2A4BB4A8">
                  <wp:simplePos x="0" y="0"/>
                  <wp:positionH relativeFrom="column">
                    <wp:posOffset>5509260</wp:posOffset>
                  </wp:positionH>
                  <wp:positionV relativeFrom="paragraph">
                    <wp:posOffset>34925</wp:posOffset>
                  </wp:positionV>
                  <wp:extent cx="507365" cy="752475"/>
                  <wp:effectExtent l="0" t="0" r="0" b="0"/>
                  <wp:wrapNone/>
                  <wp:docPr id="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pic:cNvPicPr>
                            <a:picLocks noChangeAspect="1" noChangeArrowheads="1"/>
                          </pic:cNvPicPr>
                        </pic:nvPicPr>
                        <pic:blipFill>
                          <a:blip r:embed="rId18"/>
                          <a:stretch>
                            <a:fillRect/>
                          </a:stretch>
                        </pic:blipFill>
                        <pic:spPr bwMode="auto">
                          <a:xfrm>
                            <a:off x="0" y="0"/>
                            <a:ext cx="507365" cy="752475"/>
                          </a:xfrm>
                          <a:prstGeom prst="rect">
                            <a:avLst/>
                          </a:prstGeom>
                        </pic:spPr>
                      </pic:pic>
                    </a:graphicData>
                  </a:graphic>
                </wp:anchor>
              </w:drawing>
            </w:r>
            <w:r w:rsidRPr="007E0F23">
              <w:rPr>
                <w:rFonts w:ascii="Arial" w:hAnsi="Arial" w:cs="Arial"/>
                <w:b/>
                <w:color w:val="000000" w:themeColor="text1"/>
                <w:sz w:val="18"/>
                <w:szCs w:val="18"/>
              </w:rPr>
              <w:t>Licence</w:t>
            </w:r>
          </w:p>
        </w:tc>
        <w:tc>
          <w:tcPr>
            <w:tcW w:w="6470" w:type="dxa"/>
            <w:tcBorders>
              <w:top w:val="single" w:sz="4" w:space="0" w:color="000000"/>
              <w:left w:val="single" w:sz="4" w:space="0" w:color="000000"/>
              <w:bottom w:val="single" w:sz="4" w:space="0" w:color="000000"/>
              <w:right w:val="single" w:sz="4" w:space="0" w:color="000000"/>
            </w:tcBorders>
          </w:tcPr>
          <w:p w:rsidR="00294020" w:rsidRPr="007E0F23" w:rsidRDefault="00EA095A">
            <w:pPr>
              <w:spacing w:before="57" w:after="57"/>
              <w:rPr>
                <w:rFonts w:ascii="Arial" w:hAnsi="Arial" w:cs="Arial"/>
                <w:color w:val="000000" w:themeColor="text1"/>
              </w:rPr>
            </w:pPr>
            <w:r w:rsidRPr="007E0F23">
              <w:rPr>
                <w:rFonts w:ascii="Arial" w:hAnsi="Arial" w:cs="Arial"/>
                <w:color w:val="000000" w:themeColor="text1"/>
                <w:sz w:val="18"/>
                <w:szCs w:val="18"/>
              </w:rPr>
              <w:t xml:space="preserve">Le présent document est sous </w:t>
            </w:r>
            <w:hyperlink r:id="rId19" w:tgtFrame="_top">
              <w:r w:rsidRPr="007E0F23">
                <w:rPr>
                  <w:rStyle w:val="Lienhypertexte"/>
                  <w:rFonts w:ascii="Arial" w:hAnsi="Arial" w:cs="Arial"/>
                  <w:color w:val="000000" w:themeColor="text1"/>
                  <w:sz w:val="20"/>
                </w:rPr>
                <w:t>Licence Ouverte</w:t>
              </w:r>
            </w:hyperlink>
            <w:r w:rsidRPr="007E0F23">
              <w:rPr>
                <w:rFonts w:ascii="Arial" w:hAnsi="Arial" w:cs="Arial"/>
                <w:color w:val="000000" w:themeColor="text1"/>
                <w:sz w:val="18"/>
                <w:szCs w:val="18"/>
              </w:rPr>
              <w:t xml:space="preserve"> (Open Licence) </w:t>
            </w:r>
            <w:proofErr w:type="spellStart"/>
            <w:r w:rsidRPr="007E0F23">
              <w:rPr>
                <w:rFonts w:ascii="Arial" w:hAnsi="Arial" w:cs="Arial"/>
                <w:color w:val="000000" w:themeColor="text1"/>
                <w:sz w:val="18"/>
                <w:szCs w:val="18"/>
              </w:rPr>
              <w:t>Etalab</w:t>
            </w:r>
            <w:proofErr w:type="spellEnd"/>
          </w:p>
        </w:tc>
        <w:tc>
          <w:tcPr>
            <w:tcW w:w="1119" w:type="dxa"/>
            <w:vMerge w:val="restart"/>
            <w:tcBorders>
              <w:top w:val="single" w:sz="4" w:space="0" w:color="000000"/>
              <w:left w:val="single" w:sz="4" w:space="0" w:color="000000"/>
              <w:bottom w:val="single" w:sz="4" w:space="0" w:color="000000"/>
              <w:right w:val="single" w:sz="4" w:space="0" w:color="000000"/>
            </w:tcBorders>
          </w:tcPr>
          <w:p w:rsidR="00294020" w:rsidRPr="007E0F23" w:rsidRDefault="00294020">
            <w:pPr>
              <w:rPr>
                <w:rFonts w:ascii="Arial" w:hAnsi="Arial" w:cs="Arial"/>
                <w:color w:val="000000" w:themeColor="text1"/>
              </w:rPr>
            </w:pPr>
          </w:p>
        </w:tc>
      </w:tr>
      <w:tr w:rsidR="00294020" w:rsidRPr="0084525E">
        <w:tc>
          <w:tcPr>
            <w:tcW w:w="2038" w:type="dxa"/>
            <w:tcBorders>
              <w:top w:val="single" w:sz="4" w:space="0" w:color="000000"/>
              <w:left w:val="single" w:sz="4" w:space="0" w:color="000000"/>
              <w:bottom w:val="single" w:sz="4" w:space="0" w:color="000000"/>
              <w:right w:val="single" w:sz="4" w:space="0" w:color="000000"/>
            </w:tcBorders>
          </w:tcPr>
          <w:p w:rsidR="00294020" w:rsidRPr="007E0F23" w:rsidRDefault="00EA095A">
            <w:pPr>
              <w:snapToGrid w:val="0"/>
              <w:spacing w:before="57" w:after="57"/>
              <w:rPr>
                <w:rFonts w:ascii="Arial" w:hAnsi="Arial" w:cs="Arial"/>
                <w:b/>
                <w:color w:val="000000" w:themeColor="text1"/>
                <w:sz w:val="18"/>
                <w:szCs w:val="18"/>
              </w:rPr>
            </w:pPr>
            <w:r w:rsidRPr="007E0F23">
              <w:rPr>
                <w:rFonts w:ascii="Arial" w:hAnsi="Arial" w:cs="Arial"/>
                <w:b/>
                <w:color w:val="000000" w:themeColor="text1"/>
                <w:sz w:val="18"/>
                <w:szCs w:val="18"/>
              </w:rPr>
              <w:t>Contacts</w:t>
            </w:r>
          </w:p>
        </w:tc>
        <w:tc>
          <w:tcPr>
            <w:tcW w:w="6470"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exteFragment"/>
              <w:ind w:left="0"/>
              <w:rPr>
                <w:rFonts w:ascii="Arial" w:hAnsi="Arial" w:cs="Arial"/>
                <w:color w:val="000000" w:themeColor="text1"/>
                <w:sz w:val="18"/>
                <w:szCs w:val="18"/>
              </w:rPr>
            </w:pPr>
            <w:r w:rsidRPr="007E0F23">
              <w:rPr>
                <w:rFonts w:ascii="Arial" w:hAnsi="Arial" w:cs="Arial"/>
                <w:color w:val="000000" w:themeColor="text1"/>
                <w:sz w:val="18"/>
                <w:szCs w:val="18"/>
              </w:rPr>
              <w:t>Sur le volet urbanisme : Ministère de l'Ecologie / DGALN / DHUP</w:t>
            </w:r>
          </w:p>
          <w:p w:rsidR="00294020" w:rsidRPr="007E0F23" w:rsidRDefault="00EA095A">
            <w:pPr>
              <w:pStyle w:val="TexteFragment"/>
              <w:ind w:left="0"/>
              <w:rPr>
                <w:rFonts w:ascii="Arial" w:hAnsi="Arial" w:cs="Arial"/>
                <w:color w:val="000000" w:themeColor="text1"/>
                <w:sz w:val="18"/>
                <w:szCs w:val="18"/>
              </w:rPr>
            </w:pPr>
            <w:r w:rsidRPr="007E0F23">
              <w:rPr>
                <w:rFonts w:ascii="Arial" w:hAnsi="Arial" w:cs="Arial"/>
                <w:color w:val="000000" w:themeColor="text1"/>
                <w:sz w:val="18"/>
                <w:szCs w:val="18"/>
              </w:rPr>
              <w:t xml:space="preserve">Sur le volet numérisation et </w:t>
            </w:r>
            <w:proofErr w:type="gramStart"/>
            <w:r w:rsidRPr="007E0F23">
              <w:rPr>
                <w:rFonts w:ascii="Arial" w:hAnsi="Arial" w:cs="Arial"/>
                <w:color w:val="000000" w:themeColor="text1"/>
                <w:sz w:val="18"/>
                <w:szCs w:val="18"/>
              </w:rPr>
              <w:t>exploitation  :</w:t>
            </w:r>
            <w:proofErr w:type="gramEnd"/>
            <w:r w:rsidRPr="007E0F23">
              <w:rPr>
                <w:rFonts w:ascii="Arial" w:hAnsi="Arial" w:cs="Arial"/>
                <w:color w:val="000000" w:themeColor="text1"/>
                <w:sz w:val="18"/>
                <w:szCs w:val="18"/>
              </w:rPr>
              <w:t xml:space="preserve"> &lt; à préciser &gt;</w:t>
            </w:r>
          </w:p>
          <w:p w:rsidR="00294020" w:rsidRPr="007E0F23" w:rsidRDefault="00EA095A">
            <w:pPr>
              <w:pStyle w:val="TexteFragment"/>
              <w:ind w:left="0"/>
              <w:rPr>
                <w:rFonts w:ascii="Arial" w:hAnsi="Arial" w:cs="Arial"/>
                <w:color w:val="000000" w:themeColor="text1"/>
                <w:lang w:val="en-US"/>
              </w:rPr>
            </w:pPr>
            <w:r w:rsidRPr="007E0F23">
              <w:rPr>
                <w:rFonts w:ascii="Arial" w:hAnsi="Arial" w:cs="Arial"/>
                <w:color w:val="000000" w:themeColor="text1"/>
                <w:sz w:val="18"/>
                <w:szCs w:val="18"/>
                <w:lang w:val="en-US"/>
              </w:rPr>
              <w:t xml:space="preserve">Contact CNIG : </w:t>
            </w:r>
            <w:r w:rsidR="00F6242F">
              <w:fldChar w:fldCharType="begin"/>
            </w:r>
            <w:r w:rsidR="00F6242F" w:rsidRPr="00272754">
              <w:rPr>
                <w:lang w:val="en-US"/>
                <w:rPrChange w:id="5" w:author="Alison Lenain" w:date="2024-02-09T15:30:00Z">
                  <w:rPr/>
                </w:rPrChange>
              </w:rPr>
              <w:instrText xml:space="preserve"> HYPERLINK "mailto:cnig@cnig.gouv.fr" \t "_top" \h </w:instrText>
            </w:r>
            <w:r w:rsidR="00F6242F">
              <w:fldChar w:fldCharType="separate"/>
            </w:r>
            <w:r w:rsidRPr="007E0F23">
              <w:rPr>
                <w:rStyle w:val="Lienhypertexte"/>
                <w:rFonts w:ascii="Arial" w:hAnsi="Arial" w:cs="Arial"/>
                <w:color w:val="000000" w:themeColor="text1"/>
                <w:sz w:val="18"/>
                <w:szCs w:val="18"/>
                <w:lang w:val="en-US"/>
              </w:rPr>
              <w:t>cnig@cnig.gouv.fr</w:t>
            </w:r>
            <w:r w:rsidR="00F6242F">
              <w:rPr>
                <w:rStyle w:val="Lienhypertexte"/>
                <w:rFonts w:ascii="Arial" w:hAnsi="Arial" w:cs="Arial"/>
                <w:color w:val="000000" w:themeColor="text1"/>
                <w:sz w:val="18"/>
                <w:szCs w:val="18"/>
                <w:lang w:val="en-US"/>
              </w:rPr>
              <w:fldChar w:fldCharType="end"/>
            </w:r>
          </w:p>
        </w:tc>
        <w:tc>
          <w:tcPr>
            <w:tcW w:w="1119" w:type="dxa"/>
            <w:vMerge/>
            <w:tcBorders>
              <w:top w:val="single" w:sz="4" w:space="0" w:color="000000"/>
              <w:left w:val="single" w:sz="4" w:space="0" w:color="000000"/>
              <w:bottom w:val="single" w:sz="4" w:space="0" w:color="000000"/>
              <w:right w:val="single" w:sz="4" w:space="0" w:color="000000"/>
            </w:tcBorders>
          </w:tcPr>
          <w:p w:rsidR="00294020" w:rsidRPr="007E0F23" w:rsidRDefault="00294020">
            <w:pPr>
              <w:rPr>
                <w:rFonts w:ascii="Arial" w:hAnsi="Arial" w:cs="Arial"/>
                <w:color w:val="000000" w:themeColor="text1"/>
                <w:lang w:val="en-US"/>
              </w:rPr>
            </w:pPr>
          </w:p>
        </w:tc>
      </w:tr>
    </w:tbl>
    <w:p w:rsidR="00294020" w:rsidRPr="007E0F23" w:rsidRDefault="00294020">
      <w:pPr>
        <w:pStyle w:val="Titre"/>
        <w:rPr>
          <w:rFonts w:ascii="Arial" w:hAnsi="Arial" w:cs="Arial"/>
          <w:color w:val="000000" w:themeColor="text1"/>
          <w:lang w:val="en-US"/>
        </w:rPr>
      </w:pPr>
    </w:p>
    <w:p w:rsidR="005D004F" w:rsidRPr="007E0F23" w:rsidRDefault="005D004F" w:rsidP="005D004F">
      <w:pPr>
        <w:pStyle w:val="Corpsdetexte"/>
        <w:rPr>
          <w:rFonts w:ascii="Arial" w:hAnsi="Arial" w:cs="Arial"/>
          <w:color w:val="000000" w:themeColor="text1"/>
          <w:lang w:val="en-US"/>
        </w:rPr>
      </w:pPr>
    </w:p>
    <w:p w:rsidR="005D004F" w:rsidRPr="007E0F23" w:rsidRDefault="005D004F" w:rsidP="005D004F">
      <w:pPr>
        <w:pStyle w:val="Corpsdetexte"/>
        <w:rPr>
          <w:rFonts w:ascii="Arial" w:hAnsi="Arial" w:cs="Arial"/>
          <w:color w:val="000000" w:themeColor="text1"/>
          <w:lang w:val="en-US"/>
        </w:rPr>
      </w:pPr>
    </w:p>
    <w:p w:rsidR="005D004F" w:rsidRPr="007E0F23" w:rsidRDefault="005D004F" w:rsidP="005D004F">
      <w:pPr>
        <w:pStyle w:val="Corpsdetexte"/>
        <w:rPr>
          <w:rFonts w:ascii="Arial" w:hAnsi="Arial" w:cs="Arial"/>
          <w:color w:val="000000" w:themeColor="text1"/>
          <w:lang w:val="en-US"/>
        </w:rPr>
      </w:pPr>
    </w:p>
    <w:p w:rsidR="005D004F" w:rsidRPr="007E0F23" w:rsidRDefault="005D004F" w:rsidP="005D004F">
      <w:pPr>
        <w:pStyle w:val="Corpsdetexte"/>
        <w:rPr>
          <w:rFonts w:ascii="Arial" w:hAnsi="Arial" w:cs="Arial"/>
          <w:b/>
          <w:color w:val="000000" w:themeColor="text1"/>
          <w:sz w:val="36"/>
          <w:u w:val="single"/>
          <w:lang w:val="en-US"/>
        </w:rPr>
      </w:pPr>
      <w:proofErr w:type="gramStart"/>
      <w:r w:rsidRPr="007E0F23">
        <w:rPr>
          <w:rFonts w:ascii="Arial" w:hAnsi="Arial" w:cs="Arial"/>
          <w:b/>
          <w:color w:val="000000" w:themeColor="text1"/>
          <w:sz w:val="36"/>
          <w:u w:val="single"/>
          <w:lang w:val="en-US"/>
        </w:rPr>
        <w:lastRenderedPageBreak/>
        <w:t>Tables</w:t>
      </w:r>
      <w:proofErr w:type="gramEnd"/>
      <w:r w:rsidRPr="007E0F23">
        <w:rPr>
          <w:rFonts w:ascii="Arial" w:hAnsi="Arial" w:cs="Arial"/>
          <w:b/>
          <w:color w:val="000000" w:themeColor="text1"/>
          <w:sz w:val="36"/>
          <w:u w:val="single"/>
          <w:lang w:val="en-US"/>
        </w:rPr>
        <w:t xml:space="preserve"> des </w:t>
      </w:r>
      <w:proofErr w:type="spellStart"/>
      <w:r w:rsidRPr="007E0F23">
        <w:rPr>
          <w:rFonts w:ascii="Arial" w:hAnsi="Arial" w:cs="Arial"/>
          <w:b/>
          <w:color w:val="000000" w:themeColor="text1"/>
          <w:sz w:val="36"/>
          <w:u w:val="single"/>
          <w:lang w:val="en-US"/>
        </w:rPr>
        <w:t>matières</w:t>
      </w:r>
      <w:proofErr w:type="spellEnd"/>
    </w:p>
    <w:p w:rsidR="005D004F" w:rsidRPr="007E0F23" w:rsidRDefault="005D004F" w:rsidP="005D004F">
      <w:pPr>
        <w:pStyle w:val="Corpsdetexte"/>
        <w:rPr>
          <w:rFonts w:ascii="Arial" w:hAnsi="Arial" w:cs="Arial"/>
          <w:b/>
          <w:color w:val="000000" w:themeColor="text1"/>
          <w:sz w:val="36"/>
          <w:u w:val="single"/>
          <w:lang w:val="en-US"/>
        </w:rPr>
      </w:pPr>
    </w:p>
    <w:p w:rsidR="00461413" w:rsidRDefault="005D004F">
      <w:pPr>
        <w:pStyle w:val="TM1"/>
        <w:rPr>
          <w:ins w:id="6" w:author="Alison Lenain" w:date="2024-02-09T16:40:00Z"/>
          <w:rFonts w:asciiTheme="minorHAnsi" w:eastAsiaTheme="minorEastAsia" w:hAnsiTheme="minorHAnsi" w:cstheme="minorBidi"/>
          <w:noProof/>
          <w:kern w:val="0"/>
          <w:sz w:val="22"/>
          <w:szCs w:val="22"/>
          <w:lang w:val="en-US"/>
        </w:rPr>
      </w:pPr>
      <w:r w:rsidRPr="007E0F23">
        <w:rPr>
          <w:rFonts w:ascii="Arial" w:hAnsi="Arial" w:cs="Arial"/>
          <w:color w:val="000000" w:themeColor="text1"/>
        </w:rPr>
        <w:fldChar w:fldCharType="begin"/>
      </w:r>
      <w:r w:rsidRPr="007E0F23">
        <w:rPr>
          <w:rFonts w:ascii="Arial" w:hAnsi="Arial" w:cs="Arial"/>
          <w:color w:val="000000" w:themeColor="text1"/>
        </w:rPr>
        <w:instrText xml:space="preserve"> TOC \o "1-3" \h \z \u </w:instrText>
      </w:r>
      <w:r w:rsidRPr="007E0F23">
        <w:rPr>
          <w:rFonts w:ascii="Arial" w:hAnsi="Arial" w:cs="Arial"/>
          <w:color w:val="000000" w:themeColor="text1"/>
        </w:rPr>
        <w:fldChar w:fldCharType="separate"/>
      </w:r>
      <w:ins w:id="7" w:author="Alison Lenain" w:date="2024-02-09T16:40:00Z">
        <w:r w:rsidR="00461413" w:rsidRPr="00BC4A4E">
          <w:rPr>
            <w:rStyle w:val="Lienhypertexte"/>
            <w:noProof/>
          </w:rPr>
          <w:fldChar w:fldCharType="begin"/>
        </w:r>
        <w:r w:rsidR="00461413" w:rsidRPr="00BC4A4E">
          <w:rPr>
            <w:rStyle w:val="Lienhypertexte"/>
            <w:noProof/>
          </w:rPr>
          <w:instrText xml:space="preserve"> </w:instrText>
        </w:r>
        <w:r w:rsidR="00461413">
          <w:rPr>
            <w:noProof/>
          </w:rPr>
          <w:instrText>HYPERLINK \l "_Toc158389258"</w:instrText>
        </w:r>
        <w:r w:rsidR="00461413" w:rsidRPr="00BC4A4E">
          <w:rPr>
            <w:rStyle w:val="Lienhypertexte"/>
            <w:noProof/>
          </w:rPr>
          <w:instrText xml:space="preserve"> </w:instrText>
        </w:r>
        <w:r w:rsidR="00461413" w:rsidRPr="00BC4A4E">
          <w:rPr>
            <w:rStyle w:val="Lienhypertexte"/>
            <w:noProof/>
          </w:rPr>
          <w:fldChar w:fldCharType="separate"/>
        </w:r>
        <w:r w:rsidR="00461413" w:rsidRPr="00BC4A4E">
          <w:rPr>
            <w:rStyle w:val="Lienhypertexte"/>
            <w:rFonts w:ascii="Arial" w:hAnsi="Arial"/>
            <w:noProof/>
          </w:rPr>
          <w:t>1.</w:t>
        </w:r>
        <w:r w:rsidR="00461413">
          <w:rPr>
            <w:rFonts w:asciiTheme="minorHAnsi" w:eastAsiaTheme="minorEastAsia" w:hAnsiTheme="minorHAnsi" w:cstheme="minorBidi"/>
            <w:noProof/>
            <w:kern w:val="0"/>
            <w:sz w:val="22"/>
            <w:szCs w:val="22"/>
            <w:lang w:val="en-US"/>
          </w:rPr>
          <w:tab/>
        </w:r>
        <w:r w:rsidR="00461413" w:rsidRPr="00BC4A4E">
          <w:rPr>
            <w:rStyle w:val="Lienhypertexte"/>
            <w:rFonts w:ascii="Arial" w:hAnsi="Arial"/>
            <w:noProof/>
          </w:rPr>
          <w:t>Suivi du document</w:t>
        </w:r>
        <w:r w:rsidR="00461413">
          <w:rPr>
            <w:noProof/>
            <w:webHidden/>
          </w:rPr>
          <w:tab/>
        </w:r>
        <w:r w:rsidR="00461413">
          <w:rPr>
            <w:noProof/>
            <w:webHidden/>
          </w:rPr>
          <w:fldChar w:fldCharType="begin"/>
        </w:r>
        <w:r w:rsidR="00461413">
          <w:rPr>
            <w:noProof/>
            <w:webHidden/>
          </w:rPr>
          <w:instrText xml:space="preserve"> PAGEREF _Toc158389258 \h </w:instrText>
        </w:r>
      </w:ins>
      <w:r w:rsidR="00461413">
        <w:rPr>
          <w:noProof/>
          <w:webHidden/>
        </w:rPr>
      </w:r>
      <w:r w:rsidR="00461413">
        <w:rPr>
          <w:noProof/>
          <w:webHidden/>
        </w:rPr>
        <w:fldChar w:fldCharType="separate"/>
      </w:r>
      <w:ins w:id="8" w:author="Alison Lenain" w:date="2024-02-09T16:40:00Z">
        <w:r w:rsidR="00461413">
          <w:rPr>
            <w:noProof/>
            <w:webHidden/>
          </w:rPr>
          <w:t>4</w:t>
        </w:r>
        <w:r w:rsidR="00461413">
          <w:rPr>
            <w:noProof/>
            <w:webHidden/>
          </w:rPr>
          <w:fldChar w:fldCharType="end"/>
        </w:r>
        <w:r w:rsidR="00461413" w:rsidRPr="00BC4A4E">
          <w:rPr>
            <w:rStyle w:val="Lienhypertexte"/>
            <w:noProof/>
          </w:rPr>
          <w:fldChar w:fldCharType="end"/>
        </w:r>
      </w:ins>
    </w:p>
    <w:p w:rsidR="00461413" w:rsidRDefault="00461413">
      <w:pPr>
        <w:pStyle w:val="TM1"/>
        <w:rPr>
          <w:ins w:id="9" w:author="Alison Lenain" w:date="2024-02-09T16:40:00Z"/>
          <w:rFonts w:asciiTheme="minorHAnsi" w:eastAsiaTheme="minorEastAsia" w:hAnsiTheme="minorHAnsi" w:cstheme="minorBidi"/>
          <w:noProof/>
          <w:kern w:val="0"/>
          <w:sz w:val="22"/>
          <w:szCs w:val="22"/>
          <w:lang w:val="en-US"/>
        </w:rPr>
      </w:pPr>
      <w:ins w:id="10"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"_Toc158389259"</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2.</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Définitions</w:t>
        </w:r>
        <w:r>
          <w:rPr>
            <w:noProof/>
            <w:webHidden/>
          </w:rPr>
          <w:tab/>
        </w:r>
        <w:r>
          <w:rPr>
            <w:noProof/>
            <w:webHidden/>
          </w:rPr>
          <w:fldChar w:fldCharType="begin"/>
        </w:r>
        <w:r>
          <w:rPr>
            <w:noProof/>
            <w:webHidden/>
          </w:rPr>
          <w:instrText xml:space="preserve"> PAGEREF _Toc158389259 \h </w:instrText>
        </w:r>
      </w:ins>
      <w:r>
        <w:rPr>
          <w:noProof/>
          <w:webHidden/>
        </w:rPr>
      </w:r>
      <w:r>
        <w:rPr>
          <w:noProof/>
          <w:webHidden/>
        </w:rPr>
        <w:fldChar w:fldCharType="separate"/>
      </w:r>
      <w:ins w:id="11" w:author="Alison Lenain" w:date="2024-02-09T16:40:00Z">
        <w:r>
          <w:rPr>
            <w:noProof/>
            <w:webHidden/>
          </w:rPr>
          <w:t>5</w:t>
        </w:r>
        <w:r>
          <w:rPr>
            <w:noProof/>
            <w:webHidden/>
          </w:rPr>
          <w:fldChar w:fldCharType="end"/>
        </w:r>
        <w:r w:rsidRPr="00BC4A4E">
          <w:rPr>
            <w:rStyle w:val="Lienhypertexte"/>
            <w:noProof/>
          </w:rPr>
          <w:fldChar w:fldCharType="end"/>
        </w:r>
      </w:ins>
    </w:p>
    <w:p w:rsidR="00461413" w:rsidRDefault="00461413">
      <w:pPr>
        <w:pStyle w:val="TM1"/>
        <w:rPr>
          <w:ins w:id="12" w:author="Alison Lenain" w:date="2024-02-09T16:40:00Z"/>
          <w:rFonts w:asciiTheme="minorHAnsi" w:eastAsiaTheme="minorEastAsia" w:hAnsiTheme="minorHAnsi" w:cstheme="minorBidi"/>
          <w:noProof/>
          <w:kern w:val="0"/>
          <w:sz w:val="22"/>
          <w:szCs w:val="22"/>
          <w:lang w:val="en-US"/>
        </w:rPr>
      </w:pPr>
      <w:ins w:id="13"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"_Toc158389260"</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3.</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Acronymes</w:t>
        </w:r>
        <w:r>
          <w:rPr>
            <w:noProof/>
            <w:webHidden/>
          </w:rPr>
          <w:tab/>
        </w:r>
        <w:r>
          <w:rPr>
            <w:noProof/>
            <w:webHidden/>
          </w:rPr>
          <w:fldChar w:fldCharType="begin"/>
        </w:r>
        <w:r>
          <w:rPr>
            <w:noProof/>
            <w:webHidden/>
          </w:rPr>
          <w:instrText xml:space="preserve"> PAGEREF _Toc158389260 \h </w:instrText>
        </w:r>
      </w:ins>
      <w:r>
        <w:rPr>
          <w:noProof/>
          <w:webHidden/>
        </w:rPr>
      </w:r>
      <w:r>
        <w:rPr>
          <w:noProof/>
          <w:webHidden/>
        </w:rPr>
        <w:fldChar w:fldCharType="separate"/>
      </w:r>
      <w:ins w:id="14" w:author="Alison Lenain" w:date="2024-02-09T16:40:00Z">
        <w:r>
          <w:rPr>
            <w:noProof/>
            <w:webHidden/>
          </w:rPr>
          <w:t>6</w:t>
        </w:r>
        <w:r>
          <w:rPr>
            <w:noProof/>
            <w:webHidden/>
          </w:rPr>
          <w:fldChar w:fldCharType="end"/>
        </w:r>
        <w:r w:rsidRPr="00BC4A4E">
          <w:rPr>
            <w:rStyle w:val="Lienhypertexte"/>
            <w:noProof/>
          </w:rPr>
          <w:fldChar w:fldCharType="end"/>
        </w:r>
      </w:ins>
    </w:p>
    <w:p w:rsidR="00461413" w:rsidRDefault="00461413">
      <w:pPr>
        <w:pStyle w:val="TM1"/>
        <w:rPr>
          <w:ins w:id="15" w:author="Alison Lenain" w:date="2024-02-09T16:40:00Z"/>
          <w:rFonts w:asciiTheme="minorHAnsi" w:eastAsiaTheme="minorEastAsia" w:hAnsiTheme="minorHAnsi" w:cstheme="minorBidi"/>
          <w:noProof/>
          <w:kern w:val="0"/>
          <w:sz w:val="22"/>
          <w:szCs w:val="22"/>
          <w:lang w:val="en-US"/>
        </w:rPr>
      </w:pPr>
      <w:ins w:id="16"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"_Toc158389261"</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4.</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Présentation du standard SRU niveau 2</w:t>
        </w:r>
        <w:r>
          <w:rPr>
            <w:noProof/>
            <w:webHidden/>
          </w:rPr>
          <w:tab/>
        </w:r>
        <w:r>
          <w:rPr>
            <w:noProof/>
            <w:webHidden/>
          </w:rPr>
          <w:fldChar w:fldCharType="begin"/>
        </w:r>
        <w:r>
          <w:rPr>
            <w:noProof/>
            <w:webHidden/>
          </w:rPr>
          <w:instrText xml:space="preserve"> PAGEREF _Toc158389261 \h </w:instrText>
        </w:r>
      </w:ins>
      <w:r>
        <w:rPr>
          <w:noProof/>
          <w:webHidden/>
        </w:rPr>
      </w:r>
      <w:r>
        <w:rPr>
          <w:noProof/>
          <w:webHidden/>
        </w:rPr>
        <w:fldChar w:fldCharType="separate"/>
      </w:r>
      <w:ins w:id="17" w:author="Alison Lenain" w:date="2024-02-09T16:40:00Z">
        <w:r>
          <w:rPr>
            <w:noProof/>
            <w:webHidden/>
          </w:rPr>
          <w:t>7</w:t>
        </w:r>
        <w:r>
          <w:rPr>
            <w:noProof/>
            <w:webHidden/>
          </w:rPr>
          <w:fldChar w:fldCharType="end"/>
        </w:r>
        <w:r w:rsidRPr="00BC4A4E">
          <w:rPr>
            <w:rStyle w:val="Lienhypertexte"/>
            <w:noProof/>
          </w:rPr>
          <w:fldChar w:fldCharType="end"/>
        </w:r>
      </w:ins>
    </w:p>
    <w:p w:rsidR="00461413" w:rsidRDefault="00461413">
      <w:pPr>
        <w:pStyle w:val="TM2"/>
        <w:tabs>
          <w:tab w:val="left" w:pos="1020"/>
          <w:tab w:val="right" w:leader="dot" w:pos="9628"/>
        </w:tabs>
        <w:rPr>
          <w:ins w:id="18" w:author="Alison Lenain" w:date="2024-02-09T16:40:00Z"/>
          <w:rFonts w:asciiTheme="minorHAnsi" w:eastAsiaTheme="minorEastAsia" w:hAnsiTheme="minorHAnsi" w:cstheme="minorBidi"/>
          <w:noProof/>
          <w:kern w:val="0"/>
          <w:sz w:val="22"/>
          <w:szCs w:val="22"/>
          <w:lang w:val="en-US"/>
        </w:rPr>
      </w:pPr>
      <w:ins w:id="19"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"_Toc158389262"</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4.2</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Références normatives</w:t>
        </w:r>
        <w:r>
          <w:rPr>
            <w:noProof/>
            <w:webHidden/>
          </w:rPr>
          <w:tab/>
        </w:r>
        <w:r>
          <w:rPr>
            <w:noProof/>
            <w:webHidden/>
          </w:rPr>
          <w:fldChar w:fldCharType="begin"/>
        </w:r>
        <w:r>
          <w:rPr>
            <w:noProof/>
            <w:webHidden/>
          </w:rPr>
          <w:instrText xml:space="preserve"> PAGEREF _Toc158389262 \h </w:instrText>
        </w:r>
      </w:ins>
      <w:r>
        <w:rPr>
          <w:noProof/>
          <w:webHidden/>
        </w:rPr>
      </w:r>
      <w:r>
        <w:rPr>
          <w:noProof/>
          <w:webHidden/>
        </w:rPr>
        <w:fldChar w:fldCharType="separate"/>
      </w:r>
      <w:ins w:id="20" w:author="Alison Lenain" w:date="2024-02-09T16:40:00Z">
        <w:r>
          <w:rPr>
            <w:noProof/>
            <w:webHidden/>
          </w:rPr>
          <w:t>9</w:t>
        </w:r>
        <w:r>
          <w:rPr>
            <w:noProof/>
            <w:webHidden/>
          </w:rPr>
          <w:fldChar w:fldCharType="end"/>
        </w:r>
        <w:r w:rsidRPr="00BC4A4E">
          <w:rPr>
            <w:rStyle w:val="Lienhypertexte"/>
            <w:noProof/>
          </w:rPr>
          <w:fldChar w:fldCharType="end"/>
        </w:r>
      </w:ins>
    </w:p>
    <w:p w:rsidR="00461413" w:rsidRDefault="00461413">
      <w:pPr>
        <w:pStyle w:val="TM2"/>
        <w:tabs>
          <w:tab w:val="right" w:leader="dot" w:pos="9628"/>
        </w:tabs>
        <w:rPr>
          <w:ins w:id="21" w:author="Alison Lenain" w:date="2024-02-09T16:40:00Z"/>
          <w:rFonts w:asciiTheme="minorHAnsi" w:eastAsiaTheme="minorEastAsia" w:hAnsiTheme="minorHAnsi" w:cstheme="minorBidi"/>
          <w:noProof/>
          <w:kern w:val="0"/>
          <w:sz w:val="22"/>
          <w:szCs w:val="22"/>
          <w:lang w:val="en-US"/>
        </w:rPr>
      </w:pPr>
      <w:ins w:id="22"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"_Toc158389263"</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4.3 Ressources complémentaires</w:t>
        </w:r>
        <w:r>
          <w:rPr>
            <w:noProof/>
            <w:webHidden/>
          </w:rPr>
          <w:tab/>
        </w:r>
        <w:r>
          <w:rPr>
            <w:noProof/>
            <w:webHidden/>
          </w:rPr>
          <w:fldChar w:fldCharType="begin"/>
        </w:r>
        <w:r>
          <w:rPr>
            <w:noProof/>
            <w:webHidden/>
          </w:rPr>
          <w:instrText xml:space="preserve"> PAGEREF _Toc158389263 \h </w:instrText>
        </w:r>
      </w:ins>
      <w:r>
        <w:rPr>
          <w:noProof/>
          <w:webHidden/>
        </w:rPr>
      </w:r>
      <w:r>
        <w:rPr>
          <w:noProof/>
          <w:webHidden/>
        </w:rPr>
        <w:fldChar w:fldCharType="separate"/>
      </w:r>
      <w:ins w:id="23" w:author="Alison Lenain" w:date="2024-02-09T16:40:00Z">
        <w:r>
          <w:rPr>
            <w:noProof/>
            <w:webHidden/>
          </w:rPr>
          <w:t>9</w:t>
        </w:r>
        <w:r>
          <w:rPr>
            <w:noProof/>
            <w:webHidden/>
          </w:rPr>
          <w:fldChar w:fldCharType="end"/>
        </w:r>
        <w:r w:rsidRPr="00BC4A4E">
          <w:rPr>
            <w:rStyle w:val="Lienhypertexte"/>
            <w:noProof/>
          </w:rPr>
          <w:fldChar w:fldCharType="end"/>
        </w:r>
      </w:ins>
    </w:p>
    <w:p w:rsidR="00461413" w:rsidRDefault="00461413">
      <w:pPr>
        <w:pStyle w:val="TM1"/>
        <w:rPr>
          <w:ins w:id="24" w:author="Alison Lenain" w:date="2024-02-09T16:40:00Z"/>
          <w:rFonts w:asciiTheme="minorHAnsi" w:eastAsiaTheme="minorEastAsia" w:hAnsiTheme="minorHAnsi" w:cstheme="minorBidi"/>
          <w:noProof/>
          <w:kern w:val="0"/>
          <w:sz w:val="22"/>
          <w:szCs w:val="22"/>
          <w:lang w:val="en-US"/>
        </w:rPr>
      </w:pPr>
      <w:ins w:id="25"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"_Toc158389264"</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5.</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Structuration du règlement d’urbanisme</w:t>
        </w:r>
        <w:r>
          <w:rPr>
            <w:noProof/>
            <w:webHidden/>
          </w:rPr>
          <w:tab/>
        </w:r>
        <w:r>
          <w:rPr>
            <w:noProof/>
            <w:webHidden/>
          </w:rPr>
          <w:fldChar w:fldCharType="begin"/>
        </w:r>
        <w:r>
          <w:rPr>
            <w:noProof/>
            <w:webHidden/>
          </w:rPr>
          <w:instrText xml:space="preserve"> PAGEREF _Toc158389264 \h </w:instrText>
        </w:r>
      </w:ins>
      <w:r>
        <w:rPr>
          <w:noProof/>
          <w:webHidden/>
        </w:rPr>
      </w:r>
      <w:r>
        <w:rPr>
          <w:noProof/>
          <w:webHidden/>
        </w:rPr>
        <w:fldChar w:fldCharType="separate"/>
      </w:r>
      <w:ins w:id="26" w:author="Alison Lenain" w:date="2024-02-09T16:40:00Z">
        <w:r>
          <w:rPr>
            <w:noProof/>
            <w:webHidden/>
          </w:rPr>
          <w:t>10</w:t>
        </w:r>
        <w:r>
          <w:rPr>
            <w:noProof/>
            <w:webHidden/>
          </w:rPr>
          <w:fldChar w:fldCharType="end"/>
        </w:r>
        <w:r w:rsidRPr="00BC4A4E">
          <w:rPr>
            <w:rStyle w:val="Lienhypertexte"/>
            <w:noProof/>
          </w:rPr>
          <w:fldChar w:fldCharType="end"/>
        </w:r>
      </w:ins>
    </w:p>
    <w:p w:rsidR="00461413" w:rsidRDefault="00461413">
      <w:pPr>
        <w:pStyle w:val="TM2"/>
        <w:tabs>
          <w:tab w:val="right" w:leader="dot" w:pos="9628"/>
        </w:tabs>
        <w:rPr>
          <w:ins w:id="27" w:author="Alison Lenain" w:date="2024-02-09T16:40:00Z"/>
          <w:rFonts w:asciiTheme="minorHAnsi" w:eastAsiaTheme="minorEastAsia" w:hAnsiTheme="minorHAnsi" w:cstheme="minorBidi"/>
          <w:noProof/>
          <w:kern w:val="0"/>
          <w:sz w:val="22"/>
          <w:szCs w:val="22"/>
          <w:lang w:val="en-US"/>
        </w:rPr>
      </w:pPr>
      <w:ins w:id="28"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"_Toc158389265"</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5.1 Vue d’ensemble du modèle</w:t>
        </w:r>
        <w:r>
          <w:rPr>
            <w:noProof/>
            <w:webHidden/>
          </w:rPr>
          <w:tab/>
        </w:r>
        <w:r>
          <w:rPr>
            <w:noProof/>
            <w:webHidden/>
          </w:rPr>
          <w:fldChar w:fldCharType="begin"/>
        </w:r>
        <w:r>
          <w:rPr>
            <w:noProof/>
            <w:webHidden/>
          </w:rPr>
          <w:instrText xml:space="preserve"> PAGEREF _Toc158389265 \h </w:instrText>
        </w:r>
      </w:ins>
      <w:r>
        <w:rPr>
          <w:noProof/>
          <w:webHidden/>
        </w:rPr>
      </w:r>
      <w:r>
        <w:rPr>
          <w:noProof/>
          <w:webHidden/>
        </w:rPr>
        <w:fldChar w:fldCharType="separate"/>
      </w:r>
      <w:ins w:id="29" w:author="Alison Lenain" w:date="2024-02-09T16:40:00Z">
        <w:r>
          <w:rPr>
            <w:noProof/>
            <w:webHidden/>
          </w:rPr>
          <w:t>10</w:t>
        </w:r>
        <w:r>
          <w:rPr>
            <w:noProof/>
            <w:webHidden/>
          </w:rPr>
          <w:fldChar w:fldCharType="end"/>
        </w:r>
        <w:r w:rsidRPr="00BC4A4E">
          <w:rPr>
            <w:rStyle w:val="Lienhypertexte"/>
            <w:noProof/>
          </w:rPr>
          <w:fldChar w:fldCharType="end"/>
        </w:r>
      </w:ins>
    </w:p>
    <w:p w:rsidR="00461413" w:rsidRDefault="00461413">
      <w:pPr>
        <w:pStyle w:val="TM2"/>
        <w:tabs>
          <w:tab w:val="right" w:leader="dot" w:pos="9628"/>
        </w:tabs>
        <w:rPr>
          <w:ins w:id="30" w:author="Alison Lenain" w:date="2024-02-09T16:40:00Z"/>
          <w:rFonts w:asciiTheme="minorHAnsi" w:eastAsiaTheme="minorEastAsia" w:hAnsiTheme="minorHAnsi" w:cstheme="minorBidi"/>
          <w:noProof/>
          <w:kern w:val="0"/>
          <w:sz w:val="22"/>
          <w:szCs w:val="22"/>
          <w:lang w:val="en-US"/>
        </w:rPr>
      </w:pPr>
      <w:ins w:id="31"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"_Toc158389266"</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5.2 Modèle de données</w:t>
        </w:r>
        <w:r>
          <w:rPr>
            <w:noProof/>
            <w:webHidden/>
          </w:rPr>
          <w:tab/>
        </w:r>
        <w:r>
          <w:rPr>
            <w:noProof/>
            <w:webHidden/>
          </w:rPr>
          <w:fldChar w:fldCharType="begin"/>
        </w:r>
        <w:r>
          <w:rPr>
            <w:noProof/>
            <w:webHidden/>
          </w:rPr>
          <w:instrText xml:space="preserve"> PAGEREF _Toc158389266 \h </w:instrText>
        </w:r>
      </w:ins>
      <w:r>
        <w:rPr>
          <w:noProof/>
          <w:webHidden/>
        </w:rPr>
      </w:r>
      <w:r>
        <w:rPr>
          <w:noProof/>
          <w:webHidden/>
        </w:rPr>
        <w:fldChar w:fldCharType="separate"/>
      </w:r>
      <w:ins w:id="32" w:author="Alison Lenain" w:date="2024-02-09T16:40:00Z">
        <w:r>
          <w:rPr>
            <w:noProof/>
            <w:webHidden/>
          </w:rPr>
          <w:t>11</w:t>
        </w:r>
        <w:r>
          <w:rPr>
            <w:noProof/>
            <w:webHidden/>
          </w:rPr>
          <w:fldChar w:fldCharType="end"/>
        </w:r>
        <w:r w:rsidRPr="00BC4A4E">
          <w:rPr>
            <w:rStyle w:val="Lienhypertexte"/>
            <w:noProof/>
          </w:rPr>
          <w:fldChar w:fldCharType="end"/>
        </w:r>
      </w:ins>
    </w:p>
    <w:p w:rsidR="00461413" w:rsidRDefault="00461413">
      <w:pPr>
        <w:pStyle w:val="TM2"/>
        <w:tabs>
          <w:tab w:val="right" w:leader="dot" w:pos="9628"/>
        </w:tabs>
        <w:rPr>
          <w:ins w:id="33" w:author="Alison Lenain" w:date="2024-02-09T16:40:00Z"/>
          <w:rFonts w:asciiTheme="minorHAnsi" w:eastAsiaTheme="minorEastAsia" w:hAnsiTheme="minorHAnsi" w:cstheme="minorBidi"/>
          <w:noProof/>
          <w:kern w:val="0"/>
          <w:sz w:val="22"/>
          <w:szCs w:val="22"/>
          <w:lang w:val="en-US"/>
        </w:rPr>
      </w:pPr>
      <w:ins w:id="34"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"_Toc158389267"</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5.3 Catalogue d’objets</w:t>
        </w:r>
        <w:r>
          <w:rPr>
            <w:noProof/>
            <w:webHidden/>
          </w:rPr>
          <w:tab/>
        </w:r>
        <w:r>
          <w:rPr>
            <w:noProof/>
            <w:webHidden/>
          </w:rPr>
          <w:fldChar w:fldCharType="begin"/>
        </w:r>
        <w:r>
          <w:rPr>
            <w:noProof/>
            <w:webHidden/>
          </w:rPr>
          <w:instrText xml:space="preserve"> PAGEREF _Toc158389267 \h </w:instrText>
        </w:r>
      </w:ins>
      <w:r>
        <w:rPr>
          <w:noProof/>
          <w:webHidden/>
        </w:rPr>
      </w:r>
      <w:r>
        <w:rPr>
          <w:noProof/>
          <w:webHidden/>
        </w:rPr>
        <w:fldChar w:fldCharType="separate"/>
      </w:r>
      <w:ins w:id="35" w:author="Alison Lenain" w:date="2024-02-09T16:40:00Z">
        <w:r>
          <w:rPr>
            <w:noProof/>
            <w:webHidden/>
          </w:rPr>
          <w:t>12</w:t>
        </w:r>
        <w:r>
          <w:rPr>
            <w:noProof/>
            <w:webHidden/>
          </w:rPr>
          <w:fldChar w:fldCharType="end"/>
        </w:r>
        <w:r w:rsidRPr="00BC4A4E">
          <w:rPr>
            <w:rStyle w:val="Lienhypertexte"/>
            <w:noProof/>
          </w:rPr>
          <w:fldChar w:fldCharType="end"/>
        </w:r>
      </w:ins>
    </w:p>
    <w:p w:rsidR="00461413" w:rsidRDefault="00461413">
      <w:pPr>
        <w:pStyle w:val="TM3"/>
        <w:rPr>
          <w:ins w:id="36" w:author="Alison Lenain" w:date="2024-02-09T16:40:00Z"/>
        </w:rPr>
      </w:pPr>
      <w:ins w:id="37" w:author="Alison Lenain" w:date="2024-02-09T16:40:00Z">
        <w:r w:rsidRPr="00BC4A4E">
          <w:rPr>
            <w:rStyle w:val="Lienhypertexte"/>
          </w:rPr>
          <w:fldChar w:fldCharType="begin"/>
        </w:r>
        <w:r w:rsidRPr="00BC4A4E">
          <w:rPr>
            <w:rStyle w:val="Lienhypertexte"/>
          </w:rPr>
          <w:instrText xml:space="preserve"> </w:instrText>
        </w:r>
        <w:r>
          <w:instrText>HYPERLINK \l "_Toc158389268"</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   Gestion des identifiants</w:t>
        </w:r>
        <w:r>
          <w:rPr>
            <w:webHidden/>
          </w:rPr>
          <w:tab/>
        </w:r>
        <w:r>
          <w:rPr>
            <w:webHidden/>
          </w:rPr>
          <w:fldChar w:fldCharType="begin"/>
        </w:r>
        <w:r>
          <w:rPr>
            <w:webHidden/>
          </w:rPr>
          <w:instrText xml:space="preserve"> PAGEREF _Toc158389268 \h </w:instrText>
        </w:r>
      </w:ins>
      <w:r>
        <w:rPr>
          <w:webHidden/>
        </w:rPr>
      </w:r>
      <w:r>
        <w:rPr>
          <w:webHidden/>
        </w:rPr>
        <w:fldChar w:fldCharType="separate"/>
      </w:r>
      <w:ins w:id="38" w:author="Alison Lenain" w:date="2024-02-09T16:40:00Z">
        <w:r>
          <w:rPr>
            <w:webHidden/>
          </w:rPr>
          <w:t>12</w:t>
        </w:r>
        <w:r>
          <w:rPr>
            <w:webHidden/>
          </w:rPr>
          <w:fldChar w:fldCharType="end"/>
        </w:r>
        <w:r w:rsidRPr="00BC4A4E">
          <w:rPr>
            <w:rStyle w:val="Lienhypertexte"/>
          </w:rPr>
          <w:fldChar w:fldCharType="end"/>
        </w:r>
      </w:ins>
    </w:p>
    <w:p w:rsidR="00461413" w:rsidRDefault="00461413">
      <w:pPr>
        <w:pStyle w:val="TM3"/>
        <w:rPr>
          <w:ins w:id="39" w:author="Alison Lenain" w:date="2024-02-09T16:40:00Z"/>
        </w:rPr>
      </w:pPr>
      <w:ins w:id="40" w:author="Alison Lenain" w:date="2024-02-09T16:40:00Z">
        <w:r w:rsidRPr="00BC4A4E">
          <w:rPr>
            <w:rStyle w:val="Lienhypertexte"/>
          </w:rPr>
          <w:fldChar w:fldCharType="begin"/>
        </w:r>
        <w:r w:rsidRPr="00BC4A4E">
          <w:rPr>
            <w:rStyle w:val="Lienhypertexte"/>
          </w:rPr>
          <w:instrText xml:space="preserve"> </w:instrText>
        </w:r>
        <w:r>
          <w:instrText>HYPERLINK \l "_Toc158389277"</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5.3.2</w:t>
        </w:r>
        <w:r>
          <w:tab/>
        </w:r>
        <w:r w:rsidRPr="00BC4A4E">
          <w:rPr>
            <w:rStyle w:val="Lienhypertexte"/>
            <w:rFonts w:ascii="Arial" w:hAnsi="Arial" w:cs="Arial"/>
          </w:rPr>
          <w:t>Classe RegleStructure</w:t>
        </w:r>
        <w:r>
          <w:rPr>
            <w:webHidden/>
          </w:rPr>
          <w:tab/>
        </w:r>
        <w:r>
          <w:rPr>
            <w:webHidden/>
          </w:rPr>
          <w:fldChar w:fldCharType="begin"/>
        </w:r>
        <w:r>
          <w:rPr>
            <w:webHidden/>
          </w:rPr>
          <w:instrText xml:space="preserve"> PAGEREF _Toc158389277 \h </w:instrText>
        </w:r>
      </w:ins>
      <w:r>
        <w:rPr>
          <w:webHidden/>
        </w:rPr>
      </w:r>
      <w:r>
        <w:rPr>
          <w:webHidden/>
        </w:rPr>
        <w:fldChar w:fldCharType="separate"/>
      </w:r>
      <w:ins w:id="41" w:author="Alison Lenain" w:date="2024-02-09T16:40:00Z">
        <w:r>
          <w:rPr>
            <w:webHidden/>
          </w:rPr>
          <w:t>12</w:t>
        </w:r>
        <w:r>
          <w:rPr>
            <w:webHidden/>
          </w:rPr>
          <w:fldChar w:fldCharType="end"/>
        </w:r>
        <w:r w:rsidRPr="00BC4A4E">
          <w:rPr>
            <w:rStyle w:val="Lienhypertexte"/>
          </w:rPr>
          <w:fldChar w:fldCharType="end"/>
        </w:r>
      </w:ins>
    </w:p>
    <w:p w:rsidR="00461413" w:rsidRDefault="00461413">
      <w:pPr>
        <w:pStyle w:val="TM3"/>
        <w:rPr>
          <w:ins w:id="42" w:author="Alison Lenain" w:date="2024-02-09T16:40:00Z"/>
        </w:rPr>
      </w:pPr>
      <w:ins w:id="43" w:author="Alison Lenain" w:date="2024-02-09T16:40:00Z">
        <w:r w:rsidRPr="00BC4A4E">
          <w:rPr>
            <w:rStyle w:val="Lienhypertexte"/>
          </w:rPr>
          <w:fldChar w:fldCharType="begin"/>
        </w:r>
        <w:r w:rsidRPr="00BC4A4E">
          <w:rPr>
            <w:rStyle w:val="Lienhypertexte"/>
          </w:rPr>
          <w:instrText xml:space="preserve"> </w:instrText>
        </w:r>
        <w:r>
          <w:instrText>HYPERLINK \l "_Toc158389278"</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i/>
          </w:rPr>
          <w:t>5.3.3</w:t>
        </w:r>
        <w:r>
          <w:tab/>
        </w:r>
        <w:r w:rsidRPr="00BC4A4E">
          <w:rPr>
            <w:rStyle w:val="Lienhypertexte"/>
            <w:rFonts w:ascii="Arial" w:hAnsi="Arial" w:cs="Arial"/>
          </w:rPr>
          <w:t>Classe</w:t>
        </w:r>
        <w:r w:rsidRPr="00BC4A4E">
          <w:rPr>
            <w:rStyle w:val="Lienhypertexte"/>
            <w:rFonts w:ascii="Arial" w:hAnsi="Arial" w:cs="Arial"/>
            <w:i/>
          </w:rPr>
          <w:t xml:space="preserve"> </w:t>
        </w:r>
        <w:r w:rsidRPr="00BC4A4E">
          <w:rPr>
            <w:rStyle w:val="Lienhypertexte"/>
            <w:rFonts w:ascii="Arial" w:hAnsi="Arial" w:cs="Arial"/>
          </w:rPr>
          <w:t>ConditionUnitaire</w:t>
        </w:r>
        <w:r>
          <w:rPr>
            <w:webHidden/>
          </w:rPr>
          <w:tab/>
        </w:r>
        <w:r>
          <w:rPr>
            <w:webHidden/>
          </w:rPr>
          <w:fldChar w:fldCharType="begin"/>
        </w:r>
        <w:r>
          <w:rPr>
            <w:webHidden/>
          </w:rPr>
          <w:instrText xml:space="preserve"> PAGEREF _Toc158389278 \h </w:instrText>
        </w:r>
      </w:ins>
      <w:r>
        <w:rPr>
          <w:webHidden/>
        </w:rPr>
      </w:r>
      <w:r>
        <w:rPr>
          <w:webHidden/>
        </w:rPr>
        <w:fldChar w:fldCharType="separate"/>
      </w:r>
      <w:ins w:id="44" w:author="Alison Lenain" w:date="2024-02-09T16:40:00Z">
        <w:r>
          <w:rPr>
            <w:webHidden/>
          </w:rPr>
          <w:t>13</w:t>
        </w:r>
        <w:r>
          <w:rPr>
            <w:webHidden/>
          </w:rPr>
          <w:fldChar w:fldCharType="end"/>
        </w:r>
        <w:r w:rsidRPr="00BC4A4E">
          <w:rPr>
            <w:rStyle w:val="Lienhypertexte"/>
          </w:rPr>
          <w:fldChar w:fldCharType="end"/>
        </w:r>
      </w:ins>
    </w:p>
    <w:p w:rsidR="00461413" w:rsidRDefault="00461413">
      <w:pPr>
        <w:pStyle w:val="TM3"/>
        <w:rPr>
          <w:ins w:id="45" w:author="Alison Lenain" w:date="2024-02-09T16:40:00Z"/>
        </w:rPr>
      </w:pPr>
      <w:ins w:id="46" w:author="Alison Lenain" w:date="2024-02-09T16:40:00Z">
        <w:r w:rsidRPr="00BC4A4E">
          <w:rPr>
            <w:rStyle w:val="Lienhypertexte"/>
          </w:rPr>
          <w:fldChar w:fldCharType="begin"/>
        </w:r>
        <w:r w:rsidRPr="00BC4A4E">
          <w:rPr>
            <w:rStyle w:val="Lienhypertexte"/>
          </w:rPr>
          <w:instrText xml:space="preserve"> </w:instrText>
        </w:r>
        <w:r>
          <w:instrText>HYPERLINK \l "_Toc158389279"</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5.3.4</w:t>
        </w:r>
        <w:r>
          <w:tab/>
        </w:r>
        <w:r w:rsidRPr="00BC4A4E">
          <w:rPr>
            <w:rStyle w:val="Lienhypertexte"/>
            <w:rFonts w:ascii="Arial" w:hAnsi="Arial" w:cs="Arial"/>
          </w:rPr>
          <w:t>Classe ChampApplication</w:t>
        </w:r>
        <w:r>
          <w:rPr>
            <w:webHidden/>
          </w:rPr>
          <w:tab/>
        </w:r>
        <w:r>
          <w:rPr>
            <w:webHidden/>
          </w:rPr>
          <w:fldChar w:fldCharType="begin"/>
        </w:r>
        <w:r>
          <w:rPr>
            <w:webHidden/>
          </w:rPr>
          <w:instrText xml:space="preserve"> PAGEREF _Toc158389279 \h </w:instrText>
        </w:r>
      </w:ins>
      <w:r>
        <w:rPr>
          <w:webHidden/>
        </w:rPr>
      </w:r>
      <w:r>
        <w:rPr>
          <w:webHidden/>
        </w:rPr>
        <w:fldChar w:fldCharType="separate"/>
      </w:r>
      <w:ins w:id="47" w:author="Alison Lenain" w:date="2024-02-09T16:40:00Z">
        <w:r>
          <w:rPr>
            <w:webHidden/>
          </w:rPr>
          <w:t>14</w:t>
        </w:r>
        <w:r>
          <w:rPr>
            <w:webHidden/>
          </w:rPr>
          <w:fldChar w:fldCharType="end"/>
        </w:r>
        <w:r w:rsidRPr="00BC4A4E">
          <w:rPr>
            <w:rStyle w:val="Lienhypertexte"/>
          </w:rPr>
          <w:fldChar w:fldCharType="end"/>
        </w:r>
      </w:ins>
    </w:p>
    <w:p w:rsidR="00461413" w:rsidRDefault="00461413">
      <w:pPr>
        <w:pStyle w:val="TM3"/>
        <w:rPr>
          <w:ins w:id="48" w:author="Alison Lenain" w:date="2024-02-09T16:40:00Z"/>
        </w:rPr>
      </w:pPr>
      <w:ins w:id="49" w:author="Alison Lenain" w:date="2024-02-09T16:40:00Z">
        <w:r w:rsidRPr="00BC4A4E">
          <w:rPr>
            <w:rStyle w:val="Lienhypertexte"/>
          </w:rPr>
          <w:fldChar w:fldCharType="begin"/>
        </w:r>
        <w:r w:rsidRPr="00BC4A4E">
          <w:rPr>
            <w:rStyle w:val="Lienhypertexte"/>
          </w:rPr>
          <w:instrText xml:space="preserve"> </w:instrText>
        </w:r>
        <w:r>
          <w:instrText>HYPERLINK \l "_Toc158389280"</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5.3.4</w:t>
        </w:r>
        <w:r>
          <w:tab/>
        </w:r>
        <w:r w:rsidRPr="00BC4A4E">
          <w:rPr>
            <w:rStyle w:val="Lienhypertexte"/>
            <w:rFonts w:ascii="Arial" w:hAnsi="Arial" w:cs="Arial"/>
          </w:rPr>
          <w:t>Classe ConditionUnitaireSpécifique</w:t>
        </w:r>
        <w:r>
          <w:rPr>
            <w:webHidden/>
          </w:rPr>
          <w:tab/>
        </w:r>
        <w:r>
          <w:rPr>
            <w:webHidden/>
          </w:rPr>
          <w:fldChar w:fldCharType="begin"/>
        </w:r>
        <w:r>
          <w:rPr>
            <w:webHidden/>
          </w:rPr>
          <w:instrText xml:space="preserve"> PAGEREF _Toc158389280 \h </w:instrText>
        </w:r>
      </w:ins>
      <w:r>
        <w:rPr>
          <w:webHidden/>
        </w:rPr>
      </w:r>
      <w:r>
        <w:rPr>
          <w:webHidden/>
        </w:rPr>
        <w:fldChar w:fldCharType="separate"/>
      </w:r>
      <w:ins w:id="50" w:author="Alison Lenain" w:date="2024-02-09T16:40:00Z">
        <w:r>
          <w:rPr>
            <w:webHidden/>
          </w:rPr>
          <w:t>16</w:t>
        </w:r>
        <w:r>
          <w:rPr>
            <w:webHidden/>
          </w:rPr>
          <w:fldChar w:fldCharType="end"/>
        </w:r>
        <w:r w:rsidRPr="00BC4A4E">
          <w:rPr>
            <w:rStyle w:val="Lienhypertexte"/>
          </w:rPr>
          <w:fldChar w:fldCharType="end"/>
        </w:r>
      </w:ins>
    </w:p>
    <w:p w:rsidR="00461413" w:rsidRDefault="00461413">
      <w:pPr>
        <w:pStyle w:val="TM3"/>
        <w:rPr>
          <w:ins w:id="51" w:author="Alison Lenain" w:date="2024-02-09T16:40:00Z"/>
        </w:rPr>
      </w:pPr>
      <w:ins w:id="52" w:author="Alison Lenain" w:date="2024-02-09T16:40:00Z">
        <w:r w:rsidRPr="00BC4A4E">
          <w:rPr>
            <w:rStyle w:val="Lienhypertexte"/>
          </w:rPr>
          <w:fldChar w:fldCharType="begin"/>
        </w:r>
        <w:r w:rsidRPr="00BC4A4E">
          <w:rPr>
            <w:rStyle w:val="Lienhypertexte"/>
          </w:rPr>
          <w:instrText xml:space="preserve"> </w:instrText>
        </w:r>
        <w:r>
          <w:instrText>HYPERLINK \l "_Toc158389281"</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5.3.5</w:t>
        </w:r>
        <w:r>
          <w:tab/>
        </w:r>
        <w:r w:rsidRPr="00BC4A4E">
          <w:rPr>
            <w:rStyle w:val="Lienhypertexte"/>
            <w:rFonts w:ascii="Arial" w:hAnsi="Arial" w:cs="Arial"/>
          </w:rPr>
          <w:t>Classe BandeConstructibilité</w:t>
        </w:r>
        <w:r>
          <w:rPr>
            <w:webHidden/>
          </w:rPr>
          <w:tab/>
        </w:r>
        <w:r>
          <w:rPr>
            <w:webHidden/>
          </w:rPr>
          <w:fldChar w:fldCharType="begin"/>
        </w:r>
        <w:r>
          <w:rPr>
            <w:webHidden/>
          </w:rPr>
          <w:instrText xml:space="preserve"> PAGEREF _Toc158389281 \h </w:instrText>
        </w:r>
      </w:ins>
      <w:r>
        <w:rPr>
          <w:webHidden/>
        </w:rPr>
      </w:r>
      <w:r>
        <w:rPr>
          <w:webHidden/>
        </w:rPr>
        <w:fldChar w:fldCharType="separate"/>
      </w:r>
      <w:ins w:id="53" w:author="Alison Lenain" w:date="2024-02-09T16:40:00Z">
        <w:r>
          <w:rPr>
            <w:webHidden/>
          </w:rPr>
          <w:t>16</w:t>
        </w:r>
        <w:r>
          <w:rPr>
            <w:webHidden/>
          </w:rPr>
          <w:fldChar w:fldCharType="end"/>
        </w:r>
        <w:r w:rsidRPr="00BC4A4E">
          <w:rPr>
            <w:rStyle w:val="Lienhypertexte"/>
          </w:rPr>
          <w:fldChar w:fldCharType="end"/>
        </w:r>
      </w:ins>
    </w:p>
    <w:p w:rsidR="00461413" w:rsidRDefault="00461413">
      <w:pPr>
        <w:pStyle w:val="TM3"/>
        <w:rPr>
          <w:ins w:id="54" w:author="Alison Lenain" w:date="2024-02-09T16:40:00Z"/>
        </w:rPr>
      </w:pPr>
      <w:ins w:id="55" w:author="Alison Lenain" w:date="2024-02-09T16:40:00Z">
        <w:r w:rsidRPr="00BC4A4E">
          <w:rPr>
            <w:rStyle w:val="Lienhypertexte"/>
          </w:rPr>
          <w:fldChar w:fldCharType="begin"/>
        </w:r>
        <w:r w:rsidRPr="00BC4A4E">
          <w:rPr>
            <w:rStyle w:val="Lienhypertexte"/>
          </w:rPr>
          <w:instrText xml:space="preserve"> </w:instrText>
        </w:r>
        <w:r>
          <w:instrText>HYPERLINK \l "_Toc158389282"</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5.3.6</w:t>
        </w:r>
        <w:r>
          <w:tab/>
        </w:r>
        <w:r w:rsidRPr="00BC4A4E">
          <w:rPr>
            <w:rStyle w:val="Lienhypertexte"/>
            <w:rFonts w:ascii="Arial" w:hAnsi="Arial" w:cs="Arial"/>
          </w:rPr>
          <w:t>Classe TypeBatiment</w:t>
        </w:r>
        <w:r>
          <w:rPr>
            <w:webHidden/>
          </w:rPr>
          <w:tab/>
        </w:r>
        <w:r>
          <w:rPr>
            <w:webHidden/>
          </w:rPr>
          <w:fldChar w:fldCharType="begin"/>
        </w:r>
        <w:r>
          <w:rPr>
            <w:webHidden/>
          </w:rPr>
          <w:instrText xml:space="preserve"> PAGEREF _Toc158389282 \h </w:instrText>
        </w:r>
      </w:ins>
      <w:r>
        <w:rPr>
          <w:webHidden/>
        </w:rPr>
      </w:r>
      <w:r>
        <w:rPr>
          <w:webHidden/>
        </w:rPr>
        <w:fldChar w:fldCharType="separate"/>
      </w:r>
      <w:ins w:id="56" w:author="Alison Lenain" w:date="2024-02-09T16:40:00Z">
        <w:r>
          <w:rPr>
            <w:webHidden/>
          </w:rPr>
          <w:t>18</w:t>
        </w:r>
        <w:r>
          <w:rPr>
            <w:webHidden/>
          </w:rPr>
          <w:fldChar w:fldCharType="end"/>
        </w:r>
        <w:r w:rsidRPr="00BC4A4E">
          <w:rPr>
            <w:rStyle w:val="Lienhypertexte"/>
          </w:rPr>
          <w:fldChar w:fldCharType="end"/>
        </w:r>
      </w:ins>
    </w:p>
    <w:p w:rsidR="00461413" w:rsidRDefault="00461413">
      <w:pPr>
        <w:pStyle w:val="TM3"/>
        <w:rPr>
          <w:ins w:id="57" w:author="Alison Lenain" w:date="2024-02-09T16:40:00Z"/>
        </w:rPr>
      </w:pPr>
      <w:ins w:id="58" w:author="Alison Lenain" w:date="2024-02-09T16:40:00Z">
        <w:r w:rsidRPr="00BC4A4E">
          <w:rPr>
            <w:rStyle w:val="Lienhypertexte"/>
          </w:rPr>
          <w:fldChar w:fldCharType="begin"/>
        </w:r>
        <w:r w:rsidRPr="00BC4A4E">
          <w:rPr>
            <w:rStyle w:val="Lienhypertexte"/>
          </w:rPr>
          <w:instrText xml:space="preserve"> </w:instrText>
        </w:r>
        <w:r>
          <w:instrText>HYPERLINK \l "_Toc158389283"</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5.3.7</w:t>
        </w:r>
        <w:r>
          <w:tab/>
        </w:r>
        <w:r w:rsidRPr="00BC4A4E">
          <w:rPr>
            <w:rStyle w:val="Lienhypertexte"/>
            <w:rFonts w:ascii="Arial" w:hAnsi="Arial" w:cs="Arial"/>
          </w:rPr>
          <w:t>Classe SurfaceParcelle</w:t>
        </w:r>
        <w:r>
          <w:rPr>
            <w:webHidden/>
          </w:rPr>
          <w:tab/>
        </w:r>
        <w:r>
          <w:rPr>
            <w:webHidden/>
          </w:rPr>
          <w:fldChar w:fldCharType="begin"/>
        </w:r>
        <w:r>
          <w:rPr>
            <w:webHidden/>
          </w:rPr>
          <w:instrText xml:space="preserve"> PAGEREF _Toc158389283 \h </w:instrText>
        </w:r>
      </w:ins>
      <w:r>
        <w:rPr>
          <w:webHidden/>
        </w:rPr>
      </w:r>
      <w:r>
        <w:rPr>
          <w:webHidden/>
        </w:rPr>
        <w:fldChar w:fldCharType="separate"/>
      </w:r>
      <w:ins w:id="59" w:author="Alison Lenain" w:date="2024-02-09T16:40:00Z">
        <w:r>
          <w:rPr>
            <w:webHidden/>
          </w:rPr>
          <w:t>19</w:t>
        </w:r>
        <w:r>
          <w:rPr>
            <w:webHidden/>
          </w:rPr>
          <w:fldChar w:fldCharType="end"/>
        </w:r>
        <w:r w:rsidRPr="00BC4A4E">
          <w:rPr>
            <w:rStyle w:val="Lienhypertexte"/>
          </w:rPr>
          <w:fldChar w:fldCharType="end"/>
        </w:r>
      </w:ins>
    </w:p>
    <w:p w:rsidR="00461413" w:rsidRDefault="00461413">
      <w:pPr>
        <w:pStyle w:val="TM3"/>
        <w:rPr>
          <w:ins w:id="60" w:author="Alison Lenain" w:date="2024-02-09T16:40:00Z"/>
        </w:rPr>
      </w:pPr>
      <w:ins w:id="61" w:author="Alison Lenain" w:date="2024-02-09T16:40:00Z">
        <w:r w:rsidRPr="00BC4A4E">
          <w:rPr>
            <w:rStyle w:val="Lienhypertexte"/>
          </w:rPr>
          <w:fldChar w:fldCharType="begin"/>
        </w:r>
        <w:r w:rsidRPr="00BC4A4E">
          <w:rPr>
            <w:rStyle w:val="Lienhypertexte"/>
          </w:rPr>
          <w:instrText xml:space="preserve"> </w:instrText>
        </w:r>
        <w:r>
          <w:instrText>HYPERLINK \l "_Toc158389284"</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5.3.8</w:t>
        </w:r>
        <w:r>
          <w:tab/>
        </w:r>
        <w:r w:rsidRPr="00BC4A4E">
          <w:rPr>
            <w:rStyle w:val="Lienhypertexte"/>
            <w:rFonts w:ascii="Arial" w:hAnsi="Arial" w:cs="Arial"/>
          </w:rPr>
          <w:t>Classe VoirieBordante</w:t>
        </w:r>
        <w:r>
          <w:rPr>
            <w:webHidden/>
          </w:rPr>
          <w:tab/>
        </w:r>
        <w:r>
          <w:rPr>
            <w:webHidden/>
          </w:rPr>
          <w:fldChar w:fldCharType="begin"/>
        </w:r>
        <w:r>
          <w:rPr>
            <w:webHidden/>
          </w:rPr>
          <w:instrText xml:space="preserve"> PAGEREF _Toc158389284 \h </w:instrText>
        </w:r>
      </w:ins>
      <w:r>
        <w:rPr>
          <w:webHidden/>
        </w:rPr>
      </w:r>
      <w:r>
        <w:rPr>
          <w:webHidden/>
        </w:rPr>
        <w:fldChar w:fldCharType="separate"/>
      </w:r>
      <w:ins w:id="62" w:author="Alison Lenain" w:date="2024-02-09T16:40:00Z">
        <w:r>
          <w:rPr>
            <w:webHidden/>
          </w:rPr>
          <w:t>20</w:t>
        </w:r>
        <w:r>
          <w:rPr>
            <w:webHidden/>
          </w:rPr>
          <w:fldChar w:fldCharType="end"/>
        </w:r>
        <w:r w:rsidRPr="00BC4A4E">
          <w:rPr>
            <w:rStyle w:val="Lienhypertexte"/>
          </w:rPr>
          <w:fldChar w:fldCharType="end"/>
        </w:r>
      </w:ins>
    </w:p>
    <w:p w:rsidR="00461413" w:rsidRDefault="00461413">
      <w:pPr>
        <w:pStyle w:val="TM3"/>
        <w:rPr>
          <w:ins w:id="63" w:author="Alison Lenain" w:date="2024-02-09T16:40:00Z"/>
        </w:rPr>
      </w:pPr>
      <w:ins w:id="64" w:author="Alison Lenain" w:date="2024-02-09T16:40:00Z">
        <w:r w:rsidRPr="00BC4A4E">
          <w:rPr>
            <w:rStyle w:val="Lienhypertexte"/>
          </w:rPr>
          <w:fldChar w:fldCharType="begin"/>
        </w:r>
        <w:r w:rsidRPr="00BC4A4E">
          <w:rPr>
            <w:rStyle w:val="Lienhypertexte"/>
          </w:rPr>
          <w:instrText xml:space="preserve"> </w:instrText>
        </w:r>
        <w:r>
          <w:instrText>HYPERLINK \l "_Toc158389285"</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5.3.9</w:t>
        </w:r>
        <w:r>
          <w:tab/>
        </w:r>
        <w:r w:rsidRPr="00BC4A4E">
          <w:rPr>
            <w:rStyle w:val="Lienhypertexte"/>
            <w:rFonts w:ascii="Arial" w:hAnsi="Arial" w:cs="Arial"/>
          </w:rPr>
          <w:t>Classe ContrainteUnitaire</w:t>
        </w:r>
        <w:r>
          <w:rPr>
            <w:webHidden/>
          </w:rPr>
          <w:tab/>
        </w:r>
        <w:r>
          <w:rPr>
            <w:webHidden/>
          </w:rPr>
          <w:fldChar w:fldCharType="begin"/>
        </w:r>
        <w:r>
          <w:rPr>
            <w:webHidden/>
          </w:rPr>
          <w:instrText xml:space="preserve"> PAGEREF _Toc158389285 \h </w:instrText>
        </w:r>
      </w:ins>
      <w:r>
        <w:rPr>
          <w:webHidden/>
        </w:rPr>
      </w:r>
      <w:r>
        <w:rPr>
          <w:webHidden/>
        </w:rPr>
        <w:fldChar w:fldCharType="separate"/>
      </w:r>
      <w:ins w:id="65" w:author="Alison Lenain" w:date="2024-02-09T16:40:00Z">
        <w:r>
          <w:rPr>
            <w:webHidden/>
          </w:rPr>
          <w:t>21</w:t>
        </w:r>
        <w:r>
          <w:rPr>
            <w:webHidden/>
          </w:rPr>
          <w:fldChar w:fldCharType="end"/>
        </w:r>
        <w:r w:rsidRPr="00BC4A4E">
          <w:rPr>
            <w:rStyle w:val="Lienhypertexte"/>
          </w:rPr>
          <w:fldChar w:fldCharType="end"/>
        </w:r>
      </w:ins>
    </w:p>
    <w:p w:rsidR="00461413" w:rsidRDefault="00461413">
      <w:pPr>
        <w:pStyle w:val="TM3"/>
        <w:rPr>
          <w:ins w:id="66" w:author="Alison Lenain" w:date="2024-02-09T16:40:00Z"/>
        </w:rPr>
      </w:pPr>
      <w:ins w:id="67" w:author="Alison Lenain" w:date="2024-02-09T16:40:00Z">
        <w:r w:rsidRPr="00BC4A4E">
          <w:rPr>
            <w:rStyle w:val="Lienhypertexte"/>
          </w:rPr>
          <w:fldChar w:fldCharType="begin"/>
        </w:r>
        <w:r w:rsidRPr="00BC4A4E">
          <w:rPr>
            <w:rStyle w:val="Lienhypertexte"/>
          </w:rPr>
          <w:instrText xml:space="preserve"> </w:instrText>
        </w:r>
        <w:r>
          <w:instrText>HYPERLINK \l "_Toc158389286"</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5.3.10</w:t>
        </w:r>
        <w:r>
          <w:tab/>
        </w:r>
        <w:r w:rsidRPr="00BC4A4E">
          <w:rPr>
            <w:rStyle w:val="Lienhypertexte"/>
            <w:rFonts w:ascii="Arial" w:hAnsi="Arial" w:cs="Arial"/>
          </w:rPr>
          <w:t>Classe CoefficientBiotope</w:t>
        </w:r>
        <w:r>
          <w:rPr>
            <w:webHidden/>
          </w:rPr>
          <w:tab/>
        </w:r>
        <w:r>
          <w:rPr>
            <w:webHidden/>
          </w:rPr>
          <w:fldChar w:fldCharType="begin"/>
        </w:r>
        <w:r>
          <w:rPr>
            <w:webHidden/>
          </w:rPr>
          <w:instrText xml:space="preserve"> PAGEREF _Toc158389286 \h </w:instrText>
        </w:r>
      </w:ins>
      <w:r>
        <w:rPr>
          <w:webHidden/>
        </w:rPr>
      </w:r>
      <w:r>
        <w:rPr>
          <w:webHidden/>
        </w:rPr>
        <w:fldChar w:fldCharType="separate"/>
      </w:r>
      <w:ins w:id="68" w:author="Alison Lenain" w:date="2024-02-09T16:40:00Z">
        <w:r>
          <w:rPr>
            <w:webHidden/>
          </w:rPr>
          <w:t>22</w:t>
        </w:r>
        <w:r>
          <w:rPr>
            <w:webHidden/>
          </w:rPr>
          <w:fldChar w:fldCharType="end"/>
        </w:r>
        <w:r w:rsidRPr="00BC4A4E">
          <w:rPr>
            <w:rStyle w:val="Lienhypertexte"/>
          </w:rPr>
          <w:fldChar w:fldCharType="end"/>
        </w:r>
      </w:ins>
    </w:p>
    <w:p w:rsidR="00461413" w:rsidRDefault="00461413">
      <w:pPr>
        <w:pStyle w:val="TM3"/>
        <w:rPr>
          <w:ins w:id="69" w:author="Alison Lenain" w:date="2024-02-09T16:40:00Z"/>
        </w:rPr>
      </w:pPr>
      <w:ins w:id="70" w:author="Alison Lenain" w:date="2024-02-09T16:40:00Z">
        <w:r w:rsidRPr="00BC4A4E">
          <w:rPr>
            <w:rStyle w:val="Lienhypertexte"/>
          </w:rPr>
          <w:fldChar w:fldCharType="begin"/>
        </w:r>
        <w:r w:rsidRPr="00BC4A4E">
          <w:rPr>
            <w:rStyle w:val="Lienhypertexte"/>
          </w:rPr>
          <w:instrText xml:space="preserve"> </w:instrText>
        </w:r>
        <w:r>
          <w:instrText>HYPERLINK \l "_Toc158389287"</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5.3.11</w:t>
        </w:r>
        <w:r>
          <w:tab/>
        </w:r>
        <w:r w:rsidRPr="00BC4A4E">
          <w:rPr>
            <w:rStyle w:val="Lienhypertexte"/>
            <w:rFonts w:ascii="Arial" w:hAnsi="Arial" w:cs="Arial"/>
          </w:rPr>
          <w:t>Classe RetraitAlignement</w:t>
        </w:r>
        <w:r>
          <w:rPr>
            <w:webHidden/>
          </w:rPr>
          <w:tab/>
        </w:r>
        <w:r>
          <w:rPr>
            <w:webHidden/>
          </w:rPr>
          <w:fldChar w:fldCharType="begin"/>
        </w:r>
        <w:r>
          <w:rPr>
            <w:webHidden/>
          </w:rPr>
          <w:instrText xml:space="preserve"> PAGEREF _Toc158389287 \h </w:instrText>
        </w:r>
      </w:ins>
      <w:r>
        <w:rPr>
          <w:webHidden/>
        </w:rPr>
      </w:r>
      <w:r>
        <w:rPr>
          <w:webHidden/>
        </w:rPr>
        <w:fldChar w:fldCharType="separate"/>
      </w:r>
      <w:ins w:id="71" w:author="Alison Lenain" w:date="2024-02-09T16:40:00Z">
        <w:r>
          <w:rPr>
            <w:webHidden/>
          </w:rPr>
          <w:t>23</w:t>
        </w:r>
        <w:r>
          <w:rPr>
            <w:webHidden/>
          </w:rPr>
          <w:fldChar w:fldCharType="end"/>
        </w:r>
        <w:r w:rsidRPr="00BC4A4E">
          <w:rPr>
            <w:rStyle w:val="Lienhypertexte"/>
          </w:rPr>
          <w:fldChar w:fldCharType="end"/>
        </w:r>
      </w:ins>
    </w:p>
    <w:p w:rsidR="00461413" w:rsidRDefault="00461413">
      <w:pPr>
        <w:pStyle w:val="TM3"/>
        <w:rPr>
          <w:ins w:id="72" w:author="Alison Lenain" w:date="2024-02-09T16:40:00Z"/>
        </w:rPr>
      </w:pPr>
      <w:ins w:id="73" w:author="Alison Lenain" w:date="2024-02-09T16:40:00Z">
        <w:r w:rsidRPr="00BC4A4E">
          <w:rPr>
            <w:rStyle w:val="Lienhypertexte"/>
          </w:rPr>
          <w:fldChar w:fldCharType="begin"/>
        </w:r>
        <w:r w:rsidRPr="00BC4A4E">
          <w:rPr>
            <w:rStyle w:val="Lienhypertexte"/>
          </w:rPr>
          <w:instrText xml:space="preserve"> </w:instrText>
        </w:r>
        <w:r>
          <w:instrText>HYPERLINK \l "_Toc158389288"</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5.3.12</w:t>
        </w:r>
        <w:r>
          <w:tab/>
        </w:r>
        <w:r w:rsidRPr="00BC4A4E">
          <w:rPr>
            <w:rStyle w:val="Lienhypertexte"/>
            <w:rFonts w:ascii="Arial" w:hAnsi="Arial" w:cs="Arial"/>
          </w:rPr>
          <w:t xml:space="preserve">Classe Alignement </w:t>
        </w:r>
        <w:r>
          <w:rPr>
            <w:webHidden/>
          </w:rPr>
          <w:tab/>
        </w:r>
        <w:r>
          <w:rPr>
            <w:webHidden/>
          </w:rPr>
          <w:fldChar w:fldCharType="begin"/>
        </w:r>
        <w:r>
          <w:rPr>
            <w:webHidden/>
          </w:rPr>
          <w:instrText xml:space="preserve"> PAGEREF _Toc158389288 \h </w:instrText>
        </w:r>
      </w:ins>
      <w:r>
        <w:rPr>
          <w:webHidden/>
        </w:rPr>
      </w:r>
      <w:r>
        <w:rPr>
          <w:webHidden/>
        </w:rPr>
        <w:fldChar w:fldCharType="separate"/>
      </w:r>
      <w:ins w:id="74" w:author="Alison Lenain" w:date="2024-02-09T16:40:00Z">
        <w:r>
          <w:rPr>
            <w:webHidden/>
          </w:rPr>
          <w:t>24</w:t>
        </w:r>
        <w:r>
          <w:rPr>
            <w:webHidden/>
          </w:rPr>
          <w:fldChar w:fldCharType="end"/>
        </w:r>
        <w:r w:rsidRPr="00BC4A4E">
          <w:rPr>
            <w:rStyle w:val="Lienhypertexte"/>
          </w:rPr>
          <w:fldChar w:fldCharType="end"/>
        </w:r>
      </w:ins>
    </w:p>
    <w:p w:rsidR="00461413" w:rsidRDefault="00461413">
      <w:pPr>
        <w:pStyle w:val="TM3"/>
        <w:rPr>
          <w:ins w:id="75" w:author="Alison Lenain" w:date="2024-02-09T16:40:00Z"/>
        </w:rPr>
      </w:pPr>
      <w:ins w:id="76" w:author="Alison Lenain" w:date="2024-02-09T16:40:00Z">
        <w:r w:rsidRPr="00BC4A4E">
          <w:rPr>
            <w:rStyle w:val="Lienhypertexte"/>
          </w:rPr>
          <w:fldChar w:fldCharType="begin"/>
        </w:r>
        <w:r w:rsidRPr="00BC4A4E">
          <w:rPr>
            <w:rStyle w:val="Lienhypertexte"/>
          </w:rPr>
          <w:instrText xml:space="preserve"> </w:instrText>
        </w:r>
        <w:r>
          <w:instrText>HYPERLINK \l "_Toc158389289"</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5.3.13</w:t>
        </w:r>
        <w:r>
          <w:tab/>
        </w:r>
        <w:r w:rsidRPr="00BC4A4E">
          <w:rPr>
            <w:rStyle w:val="Lienhypertexte"/>
            <w:rFonts w:ascii="Arial" w:hAnsi="Arial" w:cs="Arial"/>
          </w:rPr>
          <w:t>Classe Retrait</w:t>
        </w:r>
        <w:r>
          <w:rPr>
            <w:webHidden/>
          </w:rPr>
          <w:tab/>
        </w:r>
        <w:r>
          <w:rPr>
            <w:webHidden/>
          </w:rPr>
          <w:fldChar w:fldCharType="begin"/>
        </w:r>
        <w:r>
          <w:rPr>
            <w:webHidden/>
          </w:rPr>
          <w:instrText xml:space="preserve"> PAGEREF _Toc158389289 \h </w:instrText>
        </w:r>
      </w:ins>
      <w:r>
        <w:rPr>
          <w:webHidden/>
        </w:rPr>
      </w:r>
      <w:r>
        <w:rPr>
          <w:webHidden/>
        </w:rPr>
        <w:fldChar w:fldCharType="separate"/>
      </w:r>
      <w:ins w:id="77" w:author="Alison Lenain" w:date="2024-02-09T16:40:00Z">
        <w:r>
          <w:rPr>
            <w:webHidden/>
          </w:rPr>
          <w:t>24</w:t>
        </w:r>
        <w:r>
          <w:rPr>
            <w:webHidden/>
          </w:rPr>
          <w:fldChar w:fldCharType="end"/>
        </w:r>
        <w:r w:rsidRPr="00BC4A4E">
          <w:rPr>
            <w:rStyle w:val="Lienhypertexte"/>
          </w:rPr>
          <w:fldChar w:fldCharType="end"/>
        </w:r>
      </w:ins>
    </w:p>
    <w:p w:rsidR="00461413" w:rsidRDefault="00461413">
      <w:pPr>
        <w:pStyle w:val="TM3"/>
        <w:rPr>
          <w:ins w:id="78" w:author="Alison Lenain" w:date="2024-02-09T16:40:00Z"/>
        </w:rPr>
      </w:pPr>
      <w:ins w:id="79" w:author="Alison Lenain" w:date="2024-02-09T16:40:00Z">
        <w:r w:rsidRPr="00BC4A4E">
          <w:rPr>
            <w:rStyle w:val="Lienhypertexte"/>
          </w:rPr>
          <w:fldChar w:fldCharType="begin"/>
        </w:r>
        <w:r w:rsidRPr="00BC4A4E">
          <w:rPr>
            <w:rStyle w:val="Lienhypertexte"/>
          </w:rPr>
          <w:instrText xml:space="preserve"> </w:instrText>
        </w:r>
        <w:r>
          <w:instrText>HYPERLINK \l "_Toc158389290"</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5.3.14</w:t>
        </w:r>
        <w:r>
          <w:tab/>
        </w:r>
        <w:r w:rsidRPr="00BC4A4E">
          <w:rPr>
            <w:rStyle w:val="Lienhypertexte"/>
            <w:rFonts w:ascii="Arial" w:hAnsi="Arial" w:cs="Arial"/>
          </w:rPr>
          <w:t>Classe RetraitFaçadeHauteur</w:t>
        </w:r>
        <w:r>
          <w:rPr>
            <w:webHidden/>
          </w:rPr>
          <w:tab/>
        </w:r>
        <w:r>
          <w:rPr>
            <w:webHidden/>
          </w:rPr>
          <w:fldChar w:fldCharType="begin"/>
        </w:r>
        <w:r>
          <w:rPr>
            <w:webHidden/>
          </w:rPr>
          <w:instrText xml:space="preserve"> PAGEREF _Toc158389290 \h </w:instrText>
        </w:r>
      </w:ins>
      <w:r>
        <w:rPr>
          <w:webHidden/>
        </w:rPr>
      </w:r>
      <w:r>
        <w:rPr>
          <w:webHidden/>
        </w:rPr>
        <w:fldChar w:fldCharType="separate"/>
      </w:r>
      <w:ins w:id="80" w:author="Alison Lenain" w:date="2024-02-09T16:40:00Z">
        <w:r>
          <w:rPr>
            <w:webHidden/>
          </w:rPr>
          <w:t>24</w:t>
        </w:r>
        <w:r>
          <w:rPr>
            <w:webHidden/>
          </w:rPr>
          <w:fldChar w:fldCharType="end"/>
        </w:r>
        <w:r w:rsidRPr="00BC4A4E">
          <w:rPr>
            <w:rStyle w:val="Lienhypertexte"/>
          </w:rPr>
          <w:fldChar w:fldCharType="end"/>
        </w:r>
      </w:ins>
    </w:p>
    <w:p w:rsidR="00461413" w:rsidRDefault="00461413">
      <w:pPr>
        <w:pStyle w:val="TM3"/>
        <w:rPr>
          <w:ins w:id="81" w:author="Alison Lenain" w:date="2024-02-09T16:40:00Z"/>
        </w:rPr>
      </w:pPr>
      <w:ins w:id="82" w:author="Alison Lenain" w:date="2024-02-09T16:40:00Z">
        <w:r w:rsidRPr="00BC4A4E">
          <w:rPr>
            <w:rStyle w:val="Lienhypertexte"/>
          </w:rPr>
          <w:fldChar w:fldCharType="begin"/>
        </w:r>
        <w:r w:rsidRPr="00BC4A4E">
          <w:rPr>
            <w:rStyle w:val="Lienhypertexte"/>
          </w:rPr>
          <w:instrText xml:space="preserve"> </w:instrText>
        </w:r>
        <w:r>
          <w:instrText>HYPERLINK \l "_Toc158389291"</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5.3.15</w:t>
        </w:r>
        <w:r>
          <w:tab/>
        </w:r>
        <w:r w:rsidRPr="00BC4A4E">
          <w:rPr>
            <w:rStyle w:val="Lienhypertexte"/>
            <w:rFonts w:ascii="Arial" w:hAnsi="Arial" w:cs="Arial"/>
          </w:rPr>
          <w:t>Classe Interdiction/Autorisation</w:t>
        </w:r>
        <w:r>
          <w:rPr>
            <w:webHidden/>
          </w:rPr>
          <w:tab/>
        </w:r>
        <w:r>
          <w:rPr>
            <w:webHidden/>
          </w:rPr>
          <w:fldChar w:fldCharType="begin"/>
        </w:r>
        <w:r>
          <w:rPr>
            <w:webHidden/>
          </w:rPr>
          <w:instrText xml:space="preserve"> PAGEREF _Toc158389291 \h </w:instrText>
        </w:r>
      </w:ins>
      <w:r>
        <w:rPr>
          <w:webHidden/>
        </w:rPr>
      </w:r>
      <w:r>
        <w:rPr>
          <w:webHidden/>
        </w:rPr>
        <w:fldChar w:fldCharType="separate"/>
      </w:r>
      <w:ins w:id="83" w:author="Alison Lenain" w:date="2024-02-09T16:40:00Z">
        <w:r>
          <w:rPr>
            <w:webHidden/>
          </w:rPr>
          <w:t>25</w:t>
        </w:r>
        <w:r>
          <w:rPr>
            <w:webHidden/>
          </w:rPr>
          <w:fldChar w:fldCharType="end"/>
        </w:r>
        <w:r w:rsidRPr="00BC4A4E">
          <w:rPr>
            <w:rStyle w:val="Lienhypertexte"/>
          </w:rPr>
          <w:fldChar w:fldCharType="end"/>
        </w:r>
      </w:ins>
    </w:p>
    <w:p w:rsidR="00461413" w:rsidRDefault="00461413">
      <w:pPr>
        <w:pStyle w:val="TM3"/>
        <w:rPr>
          <w:ins w:id="84" w:author="Alison Lenain" w:date="2024-02-09T16:40:00Z"/>
        </w:rPr>
      </w:pPr>
      <w:ins w:id="85" w:author="Alison Lenain" w:date="2024-02-09T16:40:00Z">
        <w:r w:rsidRPr="00BC4A4E">
          <w:rPr>
            <w:rStyle w:val="Lienhypertexte"/>
          </w:rPr>
          <w:fldChar w:fldCharType="begin"/>
        </w:r>
        <w:r w:rsidRPr="00BC4A4E">
          <w:rPr>
            <w:rStyle w:val="Lienhypertexte"/>
          </w:rPr>
          <w:instrText xml:space="preserve"> </w:instrText>
        </w:r>
        <w:r>
          <w:instrText>HYPERLINK \l "_Toc158389292"</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5.3.16</w:t>
        </w:r>
        <w:r>
          <w:tab/>
        </w:r>
        <w:r w:rsidRPr="00BC4A4E">
          <w:rPr>
            <w:rStyle w:val="Lienhypertexte"/>
            <w:rFonts w:ascii="Arial" w:hAnsi="Arial" w:cs="Arial"/>
          </w:rPr>
          <w:t>Classe CES</w:t>
        </w:r>
        <w:r>
          <w:rPr>
            <w:webHidden/>
          </w:rPr>
          <w:tab/>
        </w:r>
        <w:r>
          <w:rPr>
            <w:webHidden/>
          </w:rPr>
          <w:fldChar w:fldCharType="begin"/>
        </w:r>
        <w:r>
          <w:rPr>
            <w:webHidden/>
          </w:rPr>
          <w:instrText xml:space="preserve"> PAGEREF _Toc158389292 \h </w:instrText>
        </w:r>
      </w:ins>
      <w:r>
        <w:rPr>
          <w:webHidden/>
        </w:rPr>
      </w:r>
      <w:r>
        <w:rPr>
          <w:webHidden/>
        </w:rPr>
        <w:fldChar w:fldCharType="separate"/>
      </w:r>
      <w:ins w:id="86" w:author="Alison Lenain" w:date="2024-02-09T16:40:00Z">
        <w:r>
          <w:rPr>
            <w:webHidden/>
          </w:rPr>
          <w:t>25</w:t>
        </w:r>
        <w:r>
          <w:rPr>
            <w:webHidden/>
          </w:rPr>
          <w:fldChar w:fldCharType="end"/>
        </w:r>
        <w:r w:rsidRPr="00BC4A4E">
          <w:rPr>
            <w:rStyle w:val="Lienhypertexte"/>
          </w:rPr>
          <w:fldChar w:fldCharType="end"/>
        </w:r>
      </w:ins>
    </w:p>
    <w:p w:rsidR="00461413" w:rsidRDefault="00461413">
      <w:pPr>
        <w:pStyle w:val="TM3"/>
        <w:rPr>
          <w:ins w:id="87" w:author="Alison Lenain" w:date="2024-02-09T16:40:00Z"/>
        </w:rPr>
      </w:pPr>
      <w:ins w:id="88" w:author="Alison Lenain" w:date="2024-02-09T16:40:00Z">
        <w:r w:rsidRPr="00BC4A4E">
          <w:rPr>
            <w:rStyle w:val="Lienhypertexte"/>
          </w:rPr>
          <w:fldChar w:fldCharType="begin"/>
        </w:r>
        <w:r w:rsidRPr="00BC4A4E">
          <w:rPr>
            <w:rStyle w:val="Lienhypertexte"/>
          </w:rPr>
          <w:instrText xml:space="preserve"> </w:instrText>
        </w:r>
        <w:r>
          <w:instrText>HYPERLINK \l "_Toc158389293"</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5.3.17</w:t>
        </w:r>
        <w:r>
          <w:tab/>
        </w:r>
        <w:r w:rsidRPr="00BC4A4E">
          <w:rPr>
            <w:rStyle w:val="Lienhypertexte"/>
            <w:rFonts w:ascii="Arial" w:hAnsi="Arial" w:cs="Arial"/>
          </w:rPr>
          <w:t>Classe Hauteur</w:t>
        </w:r>
        <w:r>
          <w:rPr>
            <w:webHidden/>
          </w:rPr>
          <w:tab/>
        </w:r>
        <w:r>
          <w:rPr>
            <w:webHidden/>
          </w:rPr>
          <w:fldChar w:fldCharType="begin"/>
        </w:r>
        <w:r>
          <w:rPr>
            <w:webHidden/>
          </w:rPr>
          <w:instrText xml:space="preserve"> PAGEREF _Toc158389293 \h </w:instrText>
        </w:r>
      </w:ins>
      <w:r>
        <w:rPr>
          <w:webHidden/>
        </w:rPr>
      </w:r>
      <w:r>
        <w:rPr>
          <w:webHidden/>
        </w:rPr>
        <w:fldChar w:fldCharType="separate"/>
      </w:r>
      <w:ins w:id="89" w:author="Alison Lenain" w:date="2024-02-09T16:40:00Z">
        <w:r>
          <w:rPr>
            <w:webHidden/>
          </w:rPr>
          <w:t>26</w:t>
        </w:r>
        <w:r>
          <w:rPr>
            <w:webHidden/>
          </w:rPr>
          <w:fldChar w:fldCharType="end"/>
        </w:r>
        <w:r w:rsidRPr="00BC4A4E">
          <w:rPr>
            <w:rStyle w:val="Lienhypertexte"/>
          </w:rPr>
          <w:fldChar w:fldCharType="end"/>
        </w:r>
      </w:ins>
    </w:p>
    <w:p w:rsidR="00461413" w:rsidRDefault="00461413">
      <w:pPr>
        <w:pStyle w:val="TM1"/>
        <w:rPr>
          <w:ins w:id="90" w:author="Alison Lenain" w:date="2024-02-09T16:40:00Z"/>
          <w:rFonts w:asciiTheme="minorHAnsi" w:eastAsiaTheme="minorEastAsia" w:hAnsiTheme="minorHAnsi" w:cstheme="minorBidi"/>
          <w:noProof/>
          <w:kern w:val="0"/>
          <w:sz w:val="22"/>
          <w:szCs w:val="22"/>
          <w:lang w:val="en-US"/>
        </w:rPr>
      </w:pPr>
      <w:ins w:id="91"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"_Toc158389294"</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6</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Cas d’utilisation</w:t>
        </w:r>
        <w:r>
          <w:rPr>
            <w:noProof/>
            <w:webHidden/>
          </w:rPr>
          <w:tab/>
        </w:r>
        <w:r>
          <w:rPr>
            <w:noProof/>
            <w:webHidden/>
          </w:rPr>
          <w:fldChar w:fldCharType="begin"/>
        </w:r>
        <w:r>
          <w:rPr>
            <w:noProof/>
            <w:webHidden/>
          </w:rPr>
          <w:instrText xml:space="preserve"> PAGEREF _Toc158389294 \h </w:instrText>
        </w:r>
      </w:ins>
      <w:r>
        <w:rPr>
          <w:noProof/>
          <w:webHidden/>
        </w:rPr>
      </w:r>
      <w:r>
        <w:rPr>
          <w:noProof/>
          <w:webHidden/>
        </w:rPr>
        <w:fldChar w:fldCharType="separate"/>
      </w:r>
      <w:ins w:id="92" w:author="Alison Lenain" w:date="2024-02-09T16:40:00Z">
        <w:r>
          <w:rPr>
            <w:noProof/>
            <w:webHidden/>
          </w:rPr>
          <w:t>27</w:t>
        </w:r>
        <w:r>
          <w:rPr>
            <w:noProof/>
            <w:webHidden/>
          </w:rPr>
          <w:fldChar w:fldCharType="end"/>
        </w:r>
        <w:r w:rsidRPr="00BC4A4E">
          <w:rPr>
            <w:rStyle w:val="Lienhypertexte"/>
            <w:noProof/>
          </w:rPr>
          <w:fldChar w:fldCharType="end"/>
        </w:r>
      </w:ins>
    </w:p>
    <w:p w:rsidR="00461413" w:rsidRDefault="00461413">
      <w:pPr>
        <w:pStyle w:val="TM2"/>
        <w:tabs>
          <w:tab w:val="left" w:pos="1020"/>
          <w:tab w:val="right" w:leader="dot" w:pos="9628"/>
        </w:tabs>
        <w:rPr>
          <w:ins w:id="93" w:author="Alison Lenain" w:date="2024-02-09T16:40:00Z"/>
          <w:rFonts w:asciiTheme="minorHAnsi" w:eastAsiaTheme="minorEastAsia" w:hAnsiTheme="minorHAnsi" w:cstheme="minorBidi"/>
          <w:noProof/>
          <w:kern w:val="0"/>
          <w:sz w:val="22"/>
          <w:szCs w:val="22"/>
          <w:lang w:val="en-US"/>
        </w:rPr>
      </w:pPr>
      <w:ins w:id="94"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"_Toc158389295"</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6.1</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IAUIDF-007 - Hauteur maximale des constructions</w:t>
        </w:r>
        <w:r>
          <w:rPr>
            <w:noProof/>
            <w:webHidden/>
          </w:rPr>
          <w:tab/>
        </w:r>
        <w:r>
          <w:rPr>
            <w:noProof/>
            <w:webHidden/>
          </w:rPr>
          <w:fldChar w:fldCharType="begin"/>
        </w:r>
        <w:r>
          <w:rPr>
            <w:noProof/>
            <w:webHidden/>
          </w:rPr>
          <w:instrText xml:space="preserve"> PAGEREF _Toc158389295 \h </w:instrText>
        </w:r>
      </w:ins>
      <w:r>
        <w:rPr>
          <w:noProof/>
          <w:webHidden/>
        </w:rPr>
      </w:r>
      <w:r>
        <w:rPr>
          <w:noProof/>
          <w:webHidden/>
        </w:rPr>
        <w:fldChar w:fldCharType="separate"/>
      </w:r>
      <w:ins w:id="95" w:author="Alison Lenain" w:date="2024-02-09T16:40:00Z">
        <w:r>
          <w:rPr>
            <w:noProof/>
            <w:webHidden/>
          </w:rPr>
          <w:t>27</w:t>
        </w:r>
        <w:r>
          <w:rPr>
            <w:noProof/>
            <w:webHidden/>
          </w:rPr>
          <w:fldChar w:fldCharType="end"/>
        </w:r>
        <w:r w:rsidRPr="00BC4A4E">
          <w:rPr>
            <w:rStyle w:val="Lienhypertexte"/>
            <w:noProof/>
          </w:rPr>
          <w:fldChar w:fldCharType="end"/>
        </w:r>
      </w:ins>
    </w:p>
    <w:p w:rsidR="00461413" w:rsidRDefault="00461413">
      <w:pPr>
        <w:pStyle w:val="TM2"/>
        <w:tabs>
          <w:tab w:val="left" w:pos="1020"/>
          <w:tab w:val="right" w:leader="dot" w:pos="9628"/>
        </w:tabs>
        <w:rPr>
          <w:ins w:id="96" w:author="Alison Lenain" w:date="2024-02-09T16:40:00Z"/>
          <w:rFonts w:asciiTheme="minorHAnsi" w:eastAsiaTheme="minorEastAsia" w:hAnsiTheme="minorHAnsi" w:cstheme="minorBidi"/>
          <w:noProof/>
          <w:kern w:val="0"/>
          <w:sz w:val="22"/>
          <w:szCs w:val="22"/>
          <w:lang w:val="en-US"/>
        </w:rPr>
      </w:pPr>
      <w:ins w:id="97" w:author="Alison Lenain" w:date="2024-02-09T16:40:00Z">
        <w:r w:rsidRPr="00BC4A4E">
          <w:rPr>
            <w:rStyle w:val="Lienhypertexte"/>
            <w:noProof/>
          </w:rPr>
          <w:fldChar w:fldCharType="begin"/>
        </w:r>
        <w:r w:rsidRPr="00BC4A4E">
          <w:rPr>
            <w:rStyle w:val="Lienhypertexte"/>
            <w:noProof/>
          </w:rPr>
          <w:instrText xml:space="preserve"> </w:instrText>
        </w:r>
        <w:r>
          <w:rPr>
            <w:noProof/>
          </w:rPr>
          <w:instrText>HYPERLINK \l "_Toc158389296"</w:instrText>
        </w:r>
        <w:r w:rsidRPr="00BC4A4E">
          <w:rPr>
            <w:rStyle w:val="Lienhypertexte"/>
            <w:noProof/>
          </w:rPr>
          <w:instrText xml:space="preserve"> </w:instrText>
        </w:r>
        <w:r w:rsidRPr="00BC4A4E">
          <w:rPr>
            <w:rStyle w:val="Lienhypertexte"/>
            <w:noProof/>
          </w:rPr>
          <w:fldChar w:fldCharType="separate"/>
        </w:r>
        <w:r w:rsidRPr="00BC4A4E">
          <w:rPr>
            <w:rStyle w:val="Lienhypertexte"/>
            <w:rFonts w:ascii="Arial" w:hAnsi="Arial"/>
            <w:noProof/>
          </w:rPr>
          <w:t>6.2</w:t>
        </w:r>
        <w:r>
          <w:rPr>
            <w:rFonts w:asciiTheme="minorHAnsi" w:eastAsiaTheme="minorEastAsia" w:hAnsiTheme="minorHAnsi" w:cstheme="minorBidi"/>
            <w:noProof/>
            <w:kern w:val="0"/>
            <w:sz w:val="22"/>
            <w:szCs w:val="22"/>
            <w:lang w:val="en-US"/>
          </w:rPr>
          <w:tab/>
        </w:r>
        <w:r w:rsidRPr="00BC4A4E">
          <w:rPr>
            <w:rStyle w:val="Lienhypertexte"/>
            <w:rFonts w:ascii="Arial" w:hAnsi="Arial"/>
            <w:noProof/>
          </w:rPr>
          <w:t>Exemples d’instanciations</w:t>
        </w:r>
        <w:r>
          <w:rPr>
            <w:noProof/>
            <w:webHidden/>
          </w:rPr>
          <w:tab/>
        </w:r>
        <w:r>
          <w:rPr>
            <w:noProof/>
            <w:webHidden/>
          </w:rPr>
          <w:fldChar w:fldCharType="begin"/>
        </w:r>
        <w:r>
          <w:rPr>
            <w:noProof/>
            <w:webHidden/>
          </w:rPr>
          <w:instrText xml:space="preserve"> PAGEREF _Toc158389296 \h </w:instrText>
        </w:r>
      </w:ins>
      <w:r>
        <w:rPr>
          <w:noProof/>
          <w:webHidden/>
        </w:rPr>
      </w:r>
      <w:r>
        <w:rPr>
          <w:noProof/>
          <w:webHidden/>
        </w:rPr>
        <w:fldChar w:fldCharType="separate"/>
      </w:r>
      <w:ins w:id="98" w:author="Alison Lenain" w:date="2024-02-09T16:40:00Z">
        <w:r>
          <w:rPr>
            <w:noProof/>
            <w:webHidden/>
          </w:rPr>
          <w:t>28</w:t>
        </w:r>
        <w:r>
          <w:rPr>
            <w:noProof/>
            <w:webHidden/>
          </w:rPr>
          <w:fldChar w:fldCharType="end"/>
        </w:r>
        <w:r w:rsidRPr="00BC4A4E">
          <w:rPr>
            <w:rStyle w:val="Lienhypertexte"/>
            <w:noProof/>
          </w:rPr>
          <w:fldChar w:fldCharType="end"/>
        </w:r>
      </w:ins>
    </w:p>
    <w:p w:rsidR="00461413" w:rsidRDefault="00461413">
      <w:pPr>
        <w:pStyle w:val="TM3"/>
        <w:rPr>
          <w:ins w:id="99" w:author="Alison Lenain" w:date="2024-02-09T16:40:00Z"/>
        </w:rPr>
      </w:pPr>
      <w:ins w:id="100" w:author="Alison Lenain" w:date="2024-02-09T16:40:00Z">
        <w:r w:rsidRPr="00BC4A4E">
          <w:rPr>
            <w:rStyle w:val="Lienhypertexte"/>
          </w:rPr>
          <w:fldChar w:fldCharType="begin"/>
        </w:r>
        <w:r w:rsidRPr="00BC4A4E">
          <w:rPr>
            <w:rStyle w:val="Lienhypertexte"/>
          </w:rPr>
          <w:instrText xml:space="preserve"> </w:instrText>
        </w:r>
        <w:r>
          <w:instrText>HYPERLINK \l "_Toc158389297"</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6.2.1</w:t>
        </w:r>
        <w:r>
          <w:tab/>
        </w:r>
        <w:r w:rsidRPr="00BC4A4E">
          <w:rPr>
            <w:rStyle w:val="Lienhypertexte"/>
            <w:rFonts w:ascii="Arial" w:hAnsi="Arial" w:cs="Arial"/>
          </w:rPr>
          <w:t>Exemple de cas ou la Condition et le Périmètre sont considérés comme une bande de constructibilité :</w:t>
        </w:r>
        <w:r>
          <w:rPr>
            <w:webHidden/>
          </w:rPr>
          <w:tab/>
        </w:r>
        <w:r>
          <w:rPr>
            <w:webHidden/>
          </w:rPr>
          <w:fldChar w:fldCharType="begin"/>
        </w:r>
        <w:r>
          <w:rPr>
            <w:webHidden/>
          </w:rPr>
          <w:instrText xml:space="preserve"> PAGEREF _Toc158389297 \h </w:instrText>
        </w:r>
      </w:ins>
      <w:r>
        <w:rPr>
          <w:webHidden/>
        </w:rPr>
      </w:r>
      <w:r>
        <w:rPr>
          <w:webHidden/>
        </w:rPr>
        <w:fldChar w:fldCharType="separate"/>
      </w:r>
      <w:ins w:id="101" w:author="Alison Lenain" w:date="2024-02-09T16:40:00Z">
        <w:r>
          <w:rPr>
            <w:webHidden/>
          </w:rPr>
          <w:t>28</w:t>
        </w:r>
        <w:r>
          <w:rPr>
            <w:webHidden/>
          </w:rPr>
          <w:fldChar w:fldCharType="end"/>
        </w:r>
        <w:r w:rsidRPr="00BC4A4E">
          <w:rPr>
            <w:rStyle w:val="Lienhypertexte"/>
          </w:rPr>
          <w:fldChar w:fldCharType="end"/>
        </w:r>
      </w:ins>
    </w:p>
    <w:p w:rsidR="00461413" w:rsidRDefault="00461413">
      <w:pPr>
        <w:pStyle w:val="TM3"/>
        <w:rPr>
          <w:ins w:id="102" w:author="Alison Lenain" w:date="2024-02-09T16:40:00Z"/>
        </w:rPr>
      </w:pPr>
      <w:ins w:id="103" w:author="Alison Lenain" w:date="2024-02-09T16:40:00Z">
        <w:r w:rsidRPr="00BC4A4E">
          <w:rPr>
            <w:rStyle w:val="Lienhypertexte"/>
          </w:rPr>
          <w:fldChar w:fldCharType="begin"/>
        </w:r>
        <w:r w:rsidRPr="00BC4A4E">
          <w:rPr>
            <w:rStyle w:val="Lienhypertexte"/>
          </w:rPr>
          <w:instrText xml:space="preserve"> </w:instrText>
        </w:r>
        <w:r>
          <w:instrText>HYPERLINK \l "_Toc158389298"</w:instrText>
        </w:r>
        <w:r w:rsidRPr="00BC4A4E">
          <w:rPr>
            <w:rStyle w:val="Lienhypertexte"/>
          </w:rPr>
          <w:instrText xml:space="preserve"> </w:instrText>
        </w:r>
        <w:r w:rsidRPr="00BC4A4E">
          <w:rPr>
            <w:rStyle w:val="Lienhypertexte"/>
          </w:rPr>
          <w:fldChar w:fldCharType="separate"/>
        </w:r>
        <w:r w:rsidRPr="00BC4A4E">
          <w:rPr>
            <w:rStyle w:val="Lienhypertexte"/>
            <w:rFonts w:ascii="Arial" w:hAnsi="Arial" w:cs="Arial"/>
          </w:rPr>
          <w:t>6.2.2</w:t>
        </w:r>
        <w:r>
          <w:tab/>
        </w:r>
        <w:r w:rsidRPr="00BC4A4E">
          <w:rPr>
            <w:rStyle w:val="Lienhypertexte"/>
            <w:rFonts w:ascii="Arial" w:hAnsi="Arial" w:cs="Arial"/>
          </w:rPr>
          <w:t>Exemple de condition de périmètre distinct du périmètre d'application de la contrainte :</w:t>
        </w:r>
        <w:r>
          <w:rPr>
            <w:webHidden/>
          </w:rPr>
          <w:tab/>
        </w:r>
        <w:r>
          <w:rPr>
            <w:webHidden/>
          </w:rPr>
          <w:fldChar w:fldCharType="begin"/>
        </w:r>
        <w:r>
          <w:rPr>
            <w:webHidden/>
          </w:rPr>
          <w:instrText xml:space="preserve"> PAGEREF _Toc158389298 \h </w:instrText>
        </w:r>
      </w:ins>
      <w:r>
        <w:rPr>
          <w:webHidden/>
        </w:rPr>
      </w:r>
      <w:r>
        <w:rPr>
          <w:webHidden/>
        </w:rPr>
        <w:fldChar w:fldCharType="separate"/>
      </w:r>
      <w:ins w:id="104" w:author="Alison Lenain" w:date="2024-02-09T16:40:00Z">
        <w:r>
          <w:rPr>
            <w:webHidden/>
          </w:rPr>
          <w:t>29</w:t>
        </w:r>
        <w:r>
          <w:rPr>
            <w:webHidden/>
          </w:rPr>
          <w:fldChar w:fldCharType="end"/>
        </w:r>
        <w:r w:rsidRPr="00BC4A4E">
          <w:rPr>
            <w:rStyle w:val="Lienhypertexte"/>
          </w:rPr>
          <w:fldChar w:fldCharType="end"/>
        </w:r>
      </w:ins>
    </w:p>
    <w:p w:rsidR="007E0F23" w:rsidDel="00461413" w:rsidRDefault="007E0F23">
      <w:pPr>
        <w:pStyle w:val="TM1"/>
        <w:rPr>
          <w:del w:id="105" w:author="Alison Lenain" w:date="2024-02-09T16:40:00Z"/>
          <w:rFonts w:asciiTheme="minorHAnsi" w:eastAsiaTheme="minorEastAsia" w:hAnsiTheme="minorHAnsi" w:cstheme="minorBidi"/>
          <w:noProof/>
          <w:kern w:val="0"/>
          <w:sz w:val="22"/>
          <w:szCs w:val="22"/>
          <w:lang w:val="en-US"/>
        </w:rPr>
      </w:pPr>
      <w:del w:id="106" w:author="Alison Lenain" w:date="2024-02-09T16:40:00Z">
        <w:r w:rsidRPr="00461413" w:rsidDel="00461413">
          <w:rPr>
            <w:rPrChange w:id="107" w:author="Alison Lenain" w:date="2024-02-09T16:40:00Z">
              <w:rPr>
                <w:rStyle w:val="Lienhypertexte"/>
                <w:rFonts w:ascii="Arial" w:hAnsi="Arial"/>
                <w:noProof/>
              </w:rPr>
            </w:rPrChange>
          </w:rPr>
          <w:delText>1.</w:delText>
        </w:r>
        <w:r w:rsidDel="00461413">
          <w:rPr>
            <w:rFonts w:asciiTheme="minorHAnsi" w:eastAsiaTheme="minorEastAsia" w:hAnsiTheme="minorHAnsi" w:cstheme="minorBidi"/>
            <w:noProof/>
            <w:kern w:val="0"/>
            <w:sz w:val="22"/>
            <w:szCs w:val="22"/>
            <w:lang w:val="en-US"/>
          </w:rPr>
          <w:tab/>
        </w:r>
        <w:r w:rsidRPr="00461413" w:rsidDel="00461413">
          <w:rPr>
            <w:rPrChange w:id="108" w:author="Alison Lenain" w:date="2024-02-09T16:40:00Z">
              <w:rPr>
                <w:rStyle w:val="Lienhypertexte"/>
                <w:rFonts w:ascii="Arial" w:hAnsi="Arial"/>
                <w:noProof/>
              </w:rPr>
            </w:rPrChange>
          </w:rPr>
          <w:delText>Suivi du document</w:delText>
        </w:r>
        <w:r w:rsidDel="00461413">
          <w:rPr>
            <w:noProof/>
            <w:webHidden/>
          </w:rPr>
          <w:tab/>
          <w:delText>4</w:delText>
        </w:r>
      </w:del>
    </w:p>
    <w:p w:rsidR="007E0F23" w:rsidDel="00461413" w:rsidRDefault="007E0F23">
      <w:pPr>
        <w:pStyle w:val="TM1"/>
        <w:rPr>
          <w:del w:id="109" w:author="Alison Lenain" w:date="2024-02-09T16:40:00Z"/>
          <w:rFonts w:asciiTheme="minorHAnsi" w:eastAsiaTheme="minorEastAsia" w:hAnsiTheme="minorHAnsi" w:cstheme="minorBidi"/>
          <w:noProof/>
          <w:kern w:val="0"/>
          <w:sz w:val="22"/>
          <w:szCs w:val="22"/>
          <w:lang w:val="en-US"/>
        </w:rPr>
      </w:pPr>
      <w:del w:id="110" w:author="Alison Lenain" w:date="2024-02-09T16:40:00Z">
        <w:r w:rsidRPr="00461413" w:rsidDel="00461413">
          <w:rPr>
            <w:rPrChange w:id="111" w:author="Alison Lenain" w:date="2024-02-09T16:40:00Z">
              <w:rPr>
                <w:rStyle w:val="Lienhypertexte"/>
                <w:rFonts w:ascii="Arial" w:hAnsi="Arial"/>
                <w:noProof/>
              </w:rPr>
            </w:rPrChange>
          </w:rPr>
          <w:delText>2.</w:delText>
        </w:r>
        <w:r w:rsidDel="00461413">
          <w:rPr>
            <w:rFonts w:asciiTheme="minorHAnsi" w:eastAsiaTheme="minorEastAsia" w:hAnsiTheme="minorHAnsi" w:cstheme="minorBidi"/>
            <w:noProof/>
            <w:kern w:val="0"/>
            <w:sz w:val="22"/>
            <w:szCs w:val="22"/>
            <w:lang w:val="en-US"/>
          </w:rPr>
          <w:tab/>
        </w:r>
        <w:r w:rsidRPr="00461413" w:rsidDel="00461413">
          <w:rPr>
            <w:rPrChange w:id="112" w:author="Alison Lenain" w:date="2024-02-09T16:40:00Z">
              <w:rPr>
                <w:rStyle w:val="Lienhypertexte"/>
                <w:rFonts w:ascii="Arial" w:hAnsi="Arial"/>
                <w:noProof/>
              </w:rPr>
            </w:rPrChange>
          </w:rPr>
          <w:delText>Définitions</w:delText>
        </w:r>
        <w:r w:rsidDel="00461413">
          <w:rPr>
            <w:noProof/>
            <w:webHidden/>
          </w:rPr>
          <w:tab/>
          <w:delText>5</w:delText>
        </w:r>
      </w:del>
    </w:p>
    <w:p w:rsidR="007E0F23" w:rsidDel="00461413" w:rsidRDefault="007E0F23">
      <w:pPr>
        <w:pStyle w:val="TM1"/>
        <w:rPr>
          <w:del w:id="113" w:author="Alison Lenain" w:date="2024-02-09T16:40:00Z"/>
          <w:rFonts w:asciiTheme="minorHAnsi" w:eastAsiaTheme="minorEastAsia" w:hAnsiTheme="minorHAnsi" w:cstheme="minorBidi"/>
          <w:noProof/>
          <w:kern w:val="0"/>
          <w:sz w:val="22"/>
          <w:szCs w:val="22"/>
          <w:lang w:val="en-US"/>
        </w:rPr>
      </w:pPr>
      <w:del w:id="114" w:author="Alison Lenain" w:date="2024-02-09T16:40:00Z">
        <w:r w:rsidRPr="00461413" w:rsidDel="00461413">
          <w:rPr>
            <w:rPrChange w:id="115" w:author="Alison Lenain" w:date="2024-02-09T16:40:00Z">
              <w:rPr>
                <w:rStyle w:val="Lienhypertexte"/>
                <w:rFonts w:ascii="Arial" w:hAnsi="Arial"/>
                <w:noProof/>
              </w:rPr>
            </w:rPrChange>
          </w:rPr>
          <w:delText>3.</w:delText>
        </w:r>
        <w:r w:rsidDel="00461413">
          <w:rPr>
            <w:rFonts w:asciiTheme="minorHAnsi" w:eastAsiaTheme="minorEastAsia" w:hAnsiTheme="minorHAnsi" w:cstheme="minorBidi"/>
            <w:noProof/>
            <w:kern w:val="0"/>
            <w:sz w:val="22"/>
            <w:szCs w:val="22"/>
            <w:lang w:val="en-US"/>
          </w:rPr>
          <w:tab/>
        </w:r>
        <w:r w:rsidRPr="00461413" w:rsidDel="00461413">
          <w:rPr>
            <w:rPrChange w:id="116" w:author="Alison Lenain" w:date="2024-02-09T16:40:00Z">
              <w:rPr>
                <w:rStyle w:val="Lienhypertexte"/>
                <w:rFonts w:ascii="Arial" w:hAnsi="Arial"/>
                <w:noProof/>
              </w:rPr>
            </w:rPrChange>
          </w:rPr>
          <w:delText>Acronymes</w:delText>
        </w:r>
        <w:r w:rsidDel="00461413">
          <w:rPr>
            <w:noProof/>
            <w:webHidden/>
          </w:rPr>
          <w:tab/>
          <w:delText>6</w:delText>
        </w:r>
      </w:del>
    </w:p>
    <w:p w:rsidR="007E0F23" w:rsidDel="00461413" w:rsidRDefault="007E0F23">
      <w:pPr>
        <w:pStyle w:val="TM1"/>
        <w:rPr>
          <w:del w:id="117" w:author="Alison Lenain" w:date="2024-02-09T16:40:00Z"/>
          <w:rFonts w:asciiTheme="minorHAnsi" w:eastAsiaTheme="minorEastAsia" w:hAnsiTheme="minorHAnsi" w:cstheme="minorBidi"/>
          <w:noProof/>
          <w:kern w:val="0"/>
          <w:sz w:val="22"/>
          <w:szCs w:val="22"/>
          <w:lang w:val="en-US"/>
        </w:rPr>
      </w:pPr>
      <w:del w:id="118" w:author="Alison Lenain" w:date="2024-02-09T16:40:00Z">
        <w:r w:rsidRPr="00461413" w:rsidDel="00461413">
          <w:rPr>
            <w:rPrChange w:id="119" w:author="Alison Lenain" w:date="2024-02-09T16:40:00Z">
              <w:rPr>
                <w:rStyle w:val="Lienhypertexte"/>
                <w:rFonts w:ascii="Arial" w:hAnsi="Arial"/>
                <w:noProof/>
              </w:rPr>
            </w:rPrChange>
          </w:rPr>
          <w:delText>4.</w:delText>
        </w:r>
        <w:r w:rsidDel="00461413">
          <w:rPr>
            <w:rFonts w:asciiTheme="minorHAnsi" w:eastAsiaTheme="minorEastAsia" w:hAnsiTheme="minorHAnsi" w:cstheme="minorBidi"/>
            <w:noProof/>
            <w:kern w:val="0"/>
            <w:sz w:val="22"/>
            <w:szCs w:val="22"/>
            <w:lang w:val="en-US"/>
          </w:rPr>
          <w:tab/>
        </w:r>
        <w:r w:rsidRPr="00461413" w:rsidDel="00461413">
          <w:rPr>
            <w:rPrChange w:id="120" w:author="Alison Lenain" w:date="2024-02-09T16:40:00Z">
              <w:rPr>
                <w:rStyle w:val="Lienhypertexte"/>
                <w:rFonts w:ascii="Arial" w:hAnsi="Arial"/>
                <w:noProof/>
              </w:rPr>
            </w:rPrChange>
          </w:rPr>
          <w:delText>Présentation du standard SRU niveau 2</w:delText>
        </w:r>
        <w:r w:rsidDel="00461413">
          <w:rPr>
            <w:noProof/>
            <w:webHidden/>
          </w:rPr>
          <w:tab/>
          <w:delText>7</w:delText>
        </w:r>
      </w:del>
    </w:p>
    <w:p w:rsidR="007E0F23" w:rsidDel="00461413" w:rsidRDefault="007E0F23">
      <w:pPr>
        <w:pStyle w:val="TM2"/>
        <w:tabs>
          <w:tab w:val="left" w:pos="1020"/>
          <w:tab w:val="right" w:leader="dot" w:pos="9628"/>
        </w:tabs>
        <w:rPr>
          <w:del w:id="121" w:author="Alison Lenain" w:date="2024-02-09T16:40:00Z"/>
          <w:rFonts w:asciiTheme="minorHAnsi" w:eastAsiaTheme="minorEastAsia" w:hAnsiTheme="minorHAnsi" w:cstheme="minorBidi"/>
          <w:noProof/>
          <w:kern w:val="0"/>
          <w:sz w:val="22"/>
          <w:szCs w:val="22"/>
          <w:lang w:val="en-US"/>
        </w:rPr>
      </w:pPr>
      <w:del w:id="122" w:author="Alison Lenain" w:date="2024-02-09T16:40:00Z">
        <w:r w:rsidRPr="00461413" w:rsidDel="00461413">
          <w:rPr>
            <w:rPrChange w:id="123" w:author="Alison Lenain" w:date="2024-02-09T16:40:00Z">
              <w:rPr>
                <w:rStyle w:val="Lienhypertexte"/>
                <w:rFonts w:ascii="Arial" w:hAnsi="Arial"/>
                <w:noProof/>
              </w:rPr>
            </w:rPrChange>
          </w:rPr>
          <w:delText>4.2</w:delText>
        </w:r>
        <w:r w:rsidDel="00461413">
          <w:rPr>
            <w:rFonts w:asciiTheme="minorHAnsi" w:eastAsiaTheme="minorEastAsia" w:hAnsiTheme="minorHAnsi" w:cstheme="minorBidi"/>
            <w:noProof/>
            <w:kern w:val="0"/>
            <w:sz w:val="22"/>
            <w:szCs w:val="22"/>
            <w:lang w:val="en-US"/>
          </w:rPr>
          <w:tab/>
        </w:r>
        <w:r w:rsidRPr="00461413" w:rsidDel="00461413">
          <w:rPr>
            <w:rPrChange w:id="124" w:author="Alison Lenain" w:date="2024-02-09T16:40:00Z">
              <w:rPr>
                <w:rStyle w:val="Lienhypertexte"/>
                <w:rFonts w:ascii="Arial" w:hAnsi="Arial"/>
                <w:noProof/>
              </w:rPr>
            </w:rPrChange>
          </w:rPr>
          <w:delText>Références normatives</w:delText>
        </w:r>
        <w:r w:rsidDel="00461413">
          <w:rPr>
            <w:noProof/>
            <w:webHidden/>
          </w:rPr>
          <w:tab/>
          <w:delText>9</w:delText>
        </w:r>
      </w:del>
    </w:p>
    <w:p w:rsidR="007E0F23" w:rsidDel="00461413" w:rsidRDefault="007E0F23">
      <w:pPr>
        <w:pStyle w:val="TM2"/>
        <w:tabs>
          <w:tab w:val="right" w:leader="dot" w:pos="9628"/>
        </w:tabs>
        <w:rPr>
          <w:del w:id="125" w:author="Alison Lenain" w:date="2024-02-09T16:40:00Z"/>
          <w:rFonts w:asciiTheme="minorHAnsi" w:eastAsiaTheme="minorEastAsia" w:hAnsiTheme="minorHAnsi" w:cstheme="minorBidi"/>
          <w:noProof/>
          <w:kern w:val="0"/>
          <w:sz w:val="22"/>
          <w:szCs w:val="22"/>
          <w:lang w:val="en-US"/>
        </w:rPr>
      </w:pPr>
      <w:del w:id="126" w:author="Alison Lenain" w:date="2024-02-09T16:40:00Z">
        <w:r w:rsidRPr="00461413" w:rsidDel="00461413">
          <w:rPr>
            <w:rPrChange w:id="127" w:author="Alison Lenain" w:date="2024-02-09T16:40:00Z">
              <w:rPr>
                <w:rStyle w:val="Lienhypertexte"/>
                <w:rFonts w:ascii="Arial" w:hAnsi="Arial"/>
                <w:noProof/>
              </w:rPr>
            </w:rPrChange>
          </w:rPr>
          <w:delText>4.3 Ressources complémentaires</w:delText>
        </w:r>
        <w:r w:rsidDel="00461413">
          <w:rPr>
            <w:noProof/>
            <w:webHidden/>
          </w:rPr>
          <w:tab/>
          <w:delText>9</w:delText>
        </w:r>
      </w:del>
    </w:p>
    <w:p w:rsidR="007E0F23" w:rsidDel="00461413" w:rsidRDefault="007E0F23">
      <w:pPr>
        <w:pStyle w:val="TM1"/>
        <w:rPr>
          <w:del w:id="128" w:author="Alison Lenain" w:date="2024-02-09T16:40:00Z"/>
          <w:rFonts w:asciiTheme="minorHAnsi" w:eastAsiaTheme="minorEastAsia" w:hAnsiTheme="minorHAnsi" w:cstheme="minorBidi"/>
          <w:noProof/>
          <w:kern w:val="0"/>
          <w:sz w:val="22"/>
          <w:szCs w:val="22"/>
          <w:lang w:val="en-US"/>
        </w:rPr>
      </w:pPr>
      <w:del w:id="129" w:author="Alison Lenain" w:date="2024-02-09T16:40:00Z">
        <w:r w:rsidRPr="00461413" w:rsidDel="00461413">
          <w:rPr>
            <w:rPrChange w:id="130" w:author="Alison Lenain" w:date="2024-02-09T16:40:00Z">
              <w:rPr>
                <w:rStyle w:val="Lienhypertexte"/>
                <w:rFonts w:ascii="Arial" w:hAnsi="Arial"/>
                <w:noProof/>
              </w:rPr>
            </w:rPrChange>
          </w:rPr>
          <w:lastRenderedPageBreak/>
          <w:delText>5.</w:delText>
        </w:r>
        <w:r w:rsidDel="00461413">
          <w:rPr>
            <w:rFonts w:asciiTheme="minorHAnsi" w:eastAsiaTheme="minorEastAsia" w:hAnsiTheme="minorHAnsi" w:cstheme="minorBidi"/>
            <w:noProof/>
            <w:kern w:val="0"/>
            <w:sz w:val="22"/>
            <w:szCs w:val="22"/>
            <w:lang w:val="en-US"/>
          </w:rPr>
          <w:tab/>
        </w:r>
        <w:r w:rsidRPr="00461413" w:rsidDel="00461413">
          <w:rPr>
            <w:rPrChange w:id="131" w:author="Alison Lenain" w:date="2024-02-09T16:40:00Z">
              <w:rPr>
                <w:rStyle w:val="Lienhypertexte"/>
                <w:rFonts w:ascii="Arial" w:hAnsi="Arial"/>
                <w:noProof/>
              </w:rPr>
            </w:rPrChange>
          </w:rPr>
          <w:delText>Structuration du règlement d’urbanisme</w:delText>
        </w:r>
        <w:r w:rsidDel="00461413">
          <w:rPr>
            <w:noProof/>
            <w:webHidden/>
          </w:rPr>
          <w:tab/>
          <w:delText>10</w:delText>
        </w:r>
      </w:del>
    </w:p>
    <w:p w:rsidR="007E0F23" w:rsidDel="00461413" w:rsidRDefault="007E0F23">
      <w:pPr>
        <w:pStyle w:val="TM2"/>
        <w:tabs>
          <w:tab w:val="right" w:leader="dot" w:pos="9628"/>
        </w:tabs>
        <w:rPr>
          <w:del w:id="132" w:author="Alison Lenain" w:date="2024-02-09T16:40:00Z"/>
          <w:rFonts w:asciiTheme="minorHAnsi" w:eastAsiaTheme="minorEastAsia" w:hAnsiTheme="minorHAnsi" w:cstheme="minorBidi"/>
          <w:noProof/>
          <w:kern w:val="0"/>
          <w:sz w:val="22"/>
          <w:szCs w:val="22"/>
          <w:lang w:val="en-US"/>
        </w:rPr>
      </w:pPr>
      <w:del w:id="133" w:author="Alison Lenain" w:date="2024-02-09T16:40:00Z">
        <w:r w:rsidRPr="00461413" w:rsidDel="00461413">
          <w:rPr>
            <w:rPrChange w:id="134" w:author="Alison Lenain" w:date="2024-02-09T16:40:00Z">
              <w:rPr>
                <w:rStyle w:val="Lienhypertexte"/>
                <w:rFonts w:ascii="Arial" w:hAnsi="Arial"/>
                <w:noProof/>
              </w:rPr>
            </w:rPrChange>
          </w:rPr>
          <w:delText>5.1 Vue d’ensemble du modèle</w:delText>
        </w:r>
        <w:r w:rsidDel="00461413">
          <w:rPr>
            <w:noProof/>
            <w:webHidden/>
          </w:rPr>
          <w:tab/>
          <w:delText>10</w:delText>
        </w:r>
      </w:del>
    </w:p>
    <w:p w:rsidR="007E0F23" w:rsidDel="00461413" w:rsidRDefault="007E0F23">
      <w:pPr>
        <w:pStyle w:val="TM2"/>
        <w:tabs>
          <w:tab w:val="right" w:leader="dot" w:pos="9628"/>
        </w:tabs>
        <w:rPr>
          <w:del w:id="135" w:author="Alison Lenain" w:date="2024-02-09T16:40:00Z"/>
          <w:rFonts w:asciiTheme="minorHAnsi" w:eastAsiaTheme="minorEastAsia" w:hAnsiTheme="minorHAnsi" w:cstheme="minorBidi"/>
          <w:noProof/>
          <w:kern w:val="0"/>
          <w:sz w:val="22"/>
          <w:szCs w:val="22"/>
          <w:lang w:val="en-US"/>
        </w:rPr>
      </w:pPr>
      <w:del w:id="136" w:author="Alison Lenain" w:date="2024-02-09T16:40:00Z">
        <w:r w:rsidRPr="00461413" w:rsidDel="00461413">
          <w:rPr>
            <w:rPrChange w:id="137" w:author="Alison Lenain" w:date="2024-02-09T16:40:00Z">
              <w:rPr>
                <w:rStyle w:val="Lienhypertexte"/>
                <w:rFonts w:ascii="Arial" w:hAnsi="Arial"/>
                <w:noProof/>
              </w:rPr>
            </w:rPrChange>
          </w:rPr>
          <w:delText>5.2 Modèle de données</w:delText>
        </w:r>
        <w:r w:rsidDel="00461413">
          <w:rPr>
            <w:noProof/>
            <w:webHidden/>
          </w:rPr>
          <w:tab/>
          <w:delText>11</w:delText>
        </w:r>
      </w:del>
    </w:p>
    <w:p w:rsidR="007E0F23" w:rsidDel="00461413" w:rsidRDefault="007E0F23">
      <w:pPr>
        <w:pStyle w:val="TM2"/>
        <w:tabs>
          <w:tab w:val="right" w:leader="dot" w:pos="9628"/>
        </w:tabs>
        <w:rPr>
          <w:del w:id="138" w:author="Alison Lenain" w:date="2024-02-09T16:40:00Z"/>
          <w:rFonts w:asciiTheme="minorHAnsi" w:eastAsiaTheme="minorEastAsia" w:hAnsiTheme="minorHAnsi" w:cstheme="minorBidi"/>
          <w:noProof/>
          <w:kern w:val="0"/>
          <w:sz w:val="22"/>
          <w:szCs w:val="22"/>
          <w:lang w:val="en-US"/>
        </w:rPr>
      </w:pPr>
      <w:del w:id="139" w:author="Alison Lenain" w:date="2024-02-09T16:40:00Z">
        <w:r w:rsidRPr="00461413" w:rsidDel="00461413">
          <w:rPr>
            <w:rPrChange w:id="140" w:author="Alison Lenain" w:date="2024-02-09T16:40:00Z">
              <w:rPr>
                <w:rStyle w:val="Lienhypertexte"/>
                <w:rFonts w:ascii="Arial" w:hAnsi="Arial"/>
                <w:noProof/>
              </w:rPr>
            </w:rPrChange>
          </w:rPr>
          <w:delText>5.3 Catalogue d’objets</w:delText>
        </w:r>
        <w:r w:rsidDel="00461413">
          <w:rPr>
            <w:noProof/>
            <w:webHidden/>
          </w:rPr>
          <w:tab/>
          <w:delText>12</w:delText>
        </w:r>
      </w:del>
    </w:p>
    <w:p w:rsidR="007E0F23" w:rsidDel="00461413" w:rsidRDefault="007E0F23">
      <w:pPr>
        <w:pStyle w:val="TM3"/>
        <w:rPr>
          <w:del w:id="141" w:author="Alison Lenain" w:date="2024-02-09T16:40:00Z"/>
        </w:rPr>
      </w:pPr>
      <w:del w:id="142" w:author="Alison Lenain" w:date="2024-02-09T16:40:00Z">
        <w:r w:rsidRPr="00461413" w:rsidDel="00461413">
          <w:rPr>
            <w:rPrChange w:id="143" w:author="Alison Lenain" w:date="2024-02-09T16:40:00Z">
              <w:rPr>
                <w:rStyle w:val="Lienhypertexte"/>
                <w:rFonts w:ascii="Arial" w:hAnsi="Arial" w:cs="Arial"/>
              </w:rPr>
            </w:rPrChange>
          </w:rPr>
          <w:delText>5.3.1   Gestion des identifiants</w:delText>
        </w:r>
        <w:r w:rsidDel="00461413">
          <w:rPr>
            <w:webHidden/>
          </w:rPr>
          <w:tab/>
          <w:delText>12</w:delText>
        </w:r>
      </w:del>
    </w:p>
    <w:p w:rsidR="007E0F23" w:rsidDel="00461413" w:rsidRDefault="007E0F23">
      <w:pPr>
        <w:pStyle w:val="TM3"/>
        <w:rPr>
          <w:del w:id="144" w:author="Alison Lenain" w:date="2024-02-09T16:40:00Z"/>
        </w:rPr>
      </w:pPr>
      <w:del w:id="145" w:author="Alison Lenain" w:date="2024-02-09T16:40:00Z">
        <w:r w:rsidRPr="00461413" w:rsidDel="00461413">
          <w:rPr>
            <w:rPrChange w:id="146" w:author="Alison Lenain" w:date="2024-02-09T16:40:00Z">
              <w:rPr>
                <w:rStyle w:val="Lienhypertexte"/>
                <w:rFonts w:ascii="Arial" w:hAnsi="Arial" w:cs="Arial"/>
              </w:rPr>
            </w:rPrChange>
          </w:rPr>
          <w:delText>5.3.2</w:delText>
        </w:r>
        <w:r w:rsidDel="00461413">
          <w:tab/>
        </w:r>
        <w:r w:rsidRPr="00461413" w:rsidDel="00461413">
          <w:rPr>
            <w:rPrChange w:id="147" w:author="Alison Lenain" w:date="2024-02-09T16:40:00Z">
              <w:rPr>
                <w:rStyle w:val="Lienhypertexte"/>
                <w:rFonts w:ascii="Arial" w:hAnsi="Arial" w:cs="Arial"/>
              </w:rPr>
            </w:rPrChange>
          </w:rPr>
          <w:delText>Classe RegleStructure</w:delText>
        </w:r>
        <w:r w:rsidDel="00461413">
          <w:rPr>
            <w:webHidden/>
          </w:rPr>
          <w:tab/>
          <w:delText>12</w:delText>
        </w:r>
      </w:del>
    </w:p>
    <w:p w:rsidR="007E0F23" w:rsidDel="00461413" w:rsidRDefault="007E0F23">
      <w:pPr>
        <w:pStyle w:val="TM3"/>
        <w:rPr>
          <w:del w:id="148" w:author="Alison Lenain" w:date="2024-02-09T16:40:00Z"/>
        </w:rPr>
      </w:pPr>
      <w:del w:id="149" w:author="Alison Lenain" w:date="2024-02-09T16:40:00Z">
        <w:r w:rsidRPr="00461413" w:rsidDel="00461413">
          <w:rPr>
            <w:rPrChange w:id="150" w:author="Alison Lenain" w:date="2024-02-09T16:40:00Z">
              <w:rPr>
                <w:rStyle w:val="Lienhypertexte"/>
                <w:rFonts w:ascii="Arial" w:hAnsi="Arial" w:cs="Arial"/>
                <w:i/>
              </w:rPr>
            </w:rPrChange>
          </w:rPr>
          <w:delText>5.3.3</w:delText>
        </w:r>
        <w:r w:rsidDel="00461413">
          <w:tab/>
        </w:r>
        <w:r w:rsidRPr="00461413" w:rsidDel="00461413">
          <w:rPr>
            <w:rPrChange w:id="151" w:author="Alison Lenain" w:date="2024-02-09T16:40:00Z">
              <w:rPr>
                <w:rStyle w:val="Lienhypertexte"/>
                <w:rFonts w:ascii="Arial" w:hAnsi="Arial" w:cs="Arial"/>
              </w:rPr>
            </w:rPrChange>
          </w:rPr>
          <w:delText>Classe ConditionUnitaire</w:delText>
        </w:r>
        <w:r w:rsidDel="00461413">
          <w:rPr>
            <w:webHidden/>
          </w:rPr>
          <w:tab/>
          <w:delText>13</w:delText>
        </w:r>
      </w:del>
    </w:p>
    <w:p w:rsidR="007E0F23" w:rsidDel="00461413" w:rsidRDefault="007E0F23">
      <w:pPr>
        <w:pStyle w:val="TM3"/>
        <w:rPr>
          <w:del w:id="152" w:author="Alison Lenain" w:date="2024-02-09T16:40:00Z"/>
        </w:rPr>
      </w:pPr>
      <w:del w:id="153" w:author="Alison Lenain" w:date="2024-02-09T16:40:00Z">
        <w:r w:rsidRPr="00461413" w:rsidDel="00461413">
          <w:rPr>
            <w:rPrChange w:id="154" w:author="Alison Lenain" w:date="2024-02-09T16:40:00Z">
              <w:rPr>
                <w:rStyle w:val="Lienhypertexte"/>
                <w:rFonts w:ascii="Arial" w:hAnsi="Arial" w:cs="Arial"/>
              </w:rPr>
            </w:rPrChange>
          </w:rPr>
          <w:delText>5.3.4</w:delText>
        </w:r>
        <w:r w:rsidDel="00461413">
          <w:tab/>
        </w:r>
        <w:r w:rsidRPr="00461413" w:rsidDel="00461413">
          <w:rPr>
            <w:rPrChange w:id="155" w:author="Alison Lenain" w:date="2024-02-09T16:40:00Z">
              <w:rPr>
                <w:rStyle w:val="Lienhypertexte"/>
                <w:rFonts w:ascii="Arial" w:hAnsi="Arial" w:cs="Arial"/>
              </w:rPr>
            </w:rPrChange>
          </w:rPr>
          <w:delText>Classe ChampApplication</w:delText>
        </w:r>
        <w:r w:rsidDel="00461413">
          <w:rPr>
            <w:webHidden/>
          </w:rPr>
          <w:tab/>
          <w:delText>14</w:delText>
        </w:r>
      </w:del>
    </w:p>
    <w:p w:rsidR="007E0F23" w:rsidDel="00461413" w:rsidRDefault="007E0F23">
      <w:pPr>
        <w:pStyle w:val="TM3"/>
        <w:rPr>
          <w:del w:id="156" w:author="Alison Lenain" w:date="2024-02-09T16:40:00Z"/>
        </w:rPr>
      </w:pPr>
      <w:del w:id="157" w:author="Alison Lenain" w:date="2024-02-09T16:40:00Z">
        <w:r w:rsidRPr="00461413" w:rsidDel="00461413">
          <w:rPr>
            <w:rPrChange w:id="158" w:author="Alison Lenain" w:date="2024-02-09T16:40:00Z">
              <w:rPr>
                <w:rStyle w:val="Lienhypertexte"/>
                <w:rFonts w:ascii="Arial" w:hAnsi="Arial" w:cs="Arial"/>
              </w:rPr>
            </w:rPrChange>
          </w:rPr>
          <w:delText>5.3.4</w:delText>
        </w:r>
        <w:r w:rsidDel="00461413">
          <w:tab/>
        </w:r>
        <w:r w:rsidRPr="00461413" w:rsidDel="00461413">
          <w:rPr>
            <w:rPrChange w:id="159" w:author="Alison Lenain" w:date="2024-02-09T16:40:00Z">
              <w:rPr>
                <w:rStyle w:val="Lienhypertexte"/>
                <w:rFonts w:ascii="Arial" w:hAnsi="Arial" w:cs="Arial"/>
              </w:rPr>
            </w:rPrChange>
          </w:rPr>
          <w:delText>Classe ConditionUnitaireSpécifique</w:delText>
        </w:r>
        <w:r w:rsidDel="00461413">
          <w:rPr>
            <w:webHidden/>
          </w:rPr>
          <w:tab/>
          <w:delText>15</w:delText>
        </w:r>
      </w:del>
    </w:p>
    <w:p w:rsidR="007E0F23" w:rsidDel="00461413" w:rsidRDefault="007E0F23">
      <w:pPr>
        <w:pStyle w:val="TM3"/>
        <w:rPr>
          <w:del w:id="160" w:author="Alison Lenain" w:date="2024-02-09T16:40:00Z"/>
        </w:rPr>
      </w:pPr>
      <w:del w:id="161" w:author="Alison Lenain" w:date="2024-02-09T16:40:00Z">
        <w:r w:rsidRPr="00461413" w:rsidDel="00461413">
          <w:rPr>
            <w:rPrChange w:id="162" w:author="Alison Lenain" w:date="2024-02-09T16:40:00Z">
              <w:rPr>
                <w:rStyle w:val="Lienhypertexte"/>
                <w:rFonts w:ascii="Arial" w:hAnsi="Arial" w:cs="Arial"/>
              </w:rPr>
            </w:rPrChange>
          </w:rPr>
          <w:delText>5.3.5</w:delText>
        </w:r>
        <w:r w:rsidDel="00461413">
          <w:tab/>
        </w:r>
        <w:r w:rsidRPr="00461413" w:rsidDel="00461413">
          <w:rPr>
            <w:rPrChange w:id="163" w:author="Alison Lenain" w:date="2024-02-09T16:40:00Z">
              <w:rPr>
                <w:rStyle w:val="Lienhypertexte"/>
                <w:rFonts w:ascii="Arial" w:hAnsi="Arial" w:cs="Arial"/>
              </w:rPr>
            </w:rPrChange>
          </w:rPr>
          <w:delText>Classe BandeConstructibilité</w:delText>
        </w:r>
        <w:r w:rsidDel="00461413">
          <w:rPr>
            <w:webHidden/>
          </w:rPr>
          <w:tab/>
          <w:delText>15</w:delText>
        </w:r>
      </w:del>
    </w:p>
    <w:p w:rsidR="007E0F23" w:rsidDel="00461413" w:rsidRDefault="007E0F23">
      <w:pPr>
        <w:pStyle w:val="TM3"/>
        <w:rPr>
          <w:del w:id="164" w:author="Alison Lenain" w:date="2024-02-09T16:40:00Z"/>
        </w:rPr>
      </w:pPr>
      <w:del w:id="165" w:author="Alison Lenain" w:date="2024-02-09T16:40:00Z">
        <w:r w:rsidRPr="00461413" w:rsidDel="00461413">
          <w:rPr>
            <w:rPrChange w:id="166" w:author="Alison Lenain" w:date="2024-02-09T16:40:00Z">
              <w:rPr>
                <w:rStyle w:val="Lienhypertexte"/>
                <w:rFonts w:ascii="Arial" w:hAnsi="Arial" w:cs="Arial"/>
              </w:rPr>
            </w:rPrChange>
          </w:rPr>
          <w:delText>5.3.6</w:delText>
        </w:r>
        <w:r w:rsidDel="00461413">
          <w:tab/>
        </w:r>
        <w:r w:rsidRPr="00461413" w:rsidDel="00461413">
          <w:rPr>
            <w:rPrChange w:id="167" w:author="Alison Lenain" w:date="2024-02-09T16:40:00Z">
              <w:rPr>
                <w:rStyle w:val="Lienhypertexte"/>
                <w:rFonts w:ascii="Arial" w:hAnsi="Arial" w:cs="Arial"/>
              </w:rPr>
            </w:rPrChange>
          </w:rPr>
          <w:delText>Classe TypeBatiment</w:delText>
        </w:r>
        <w:r w:rsidDel="00461413">
          <w:rPr>
            <w:webHidden/>
          </w:rPr>
          <w:tab/>
          <w:delText>16</w:delText>
        </w:r>
      </w:del>
    </w:p>
    <w:p w:rsidR="007E0F23" w:rsidDel="00461413" w:rsidRDefault="007E0F23">
      <w:pPr>
        <w:pStyle w:val="TM3"/>
        <w:rPr>
          <w:del w:id="168" w:author="Alison Lenain" w:date="2024-02-09T16:40:00Z"/>
        </w:rPr>
      </w:pPr>
      <w:del w:id="169" w:author="Alison Lenain" w:date="2024-02-09T16:40:00Z">
        <w:r w:rsidRPr="00461413" w:rsidDel="00461413">
          <w:rPr>
            <w:rPrChange w:id="170" w:author="Alison Lenain" w:date="2024-02-09T16:40:00Z">
              <w:rPr>
                <w:rStyle w:val="Lienhypertexte"/>
                <w:rFonts w:ascii="Arial" w:hAnsi="Arial" w:cs="Arial"/>
              </w:rPr>
            </w:rPrChange>
          </w:rPr>
          <w:delText>5.3.7</w:delText>
        </w:r>
        <w:r w:rsidDel="00461413">
          <w:tab/>
        </w:r>
        <w:r w:rsidRPr="00461413" w:rsidDel="00461413">
          <w:rPr>
            <w:rPrChange w:id="171" w:author="Alison Lenain" w:date="2024-02-09T16:40:00Z">
              <w:rPr>
                <w:rStyle w:val="Lienhypertexte"/>
                <w:rFonts w:ascii="Arial" w:hAnsi="Arial" w:cs="Arial"/>
              </w:rPr>
            </w:rPrChange>
          </w:rPr>
          <w:delText>Classe SurfaceParcelle</w:delText>
        </w:r>
        <w:r w:rsidDel="00461413">
          <w:rPr>
            <w:webHidden/>
          </w:rPr>
          <w:tab/>
          <w:delText>16</w:delText>
        </w:r>
      </w:del>
    </w:p>
    <w:p w:rsidR="007E0F23" w:rsidDel="00461413" w:rsidRDefault="007E0F23">
      <w:pPr>
        <w:pStyle w:val="TM3"/>
        <w:rPr>
          <w:del w:id="172" w:author="Alison Lenain" w:date="2024-02-09T16:40:00Z"/>
        </w:rPr>
      </w:pPr>
      <w:del w:id="173" w:author="Alison Lenain" w:date="2024-02-09T16:40:00Z">
        <w:r w:rsidRPr="00461413" w:rsidDel="00461413">
          <w:rPr>
            <w:rPrChange w:id="174" w:author="Alison Lenain" w:date="2024-02-09T16:40:00Z">
              <w:rPr>
                <w:rStyle w:val="Lienhypertexte"/>
                <w:rFonts w:ascii="Arial" w:hAnsi="Arial" w:cs="Arial"/>
              </w:rPr>
            </w:rPrChange>
          </w:rPr>
          <w:delText>5.3.8</w:delText>
        </w:r>
        <w:r w:rsidDel="00461413">
          <w:tab/>
        </w:r>
        <w:r w:rsidRPr="00461413" w:rsidDel="00461413">
          <w:rPr>
            <w:rPrChange w:id="175" w:author="Alison Lenain" w:date="2024-02-09T16:40:00Z">
              <w:rPr>
                <w:rStyle w:val="Lienhypertexte"/>
                <w:rFonts w:ascii="Arial" w:hAnsi="Arial" w:cs="Arial"/>
              </w:rPr>
            </w:rPrChange>
          </w:rPr>
          <w:delText>Classe RouteBordante</w:delText>
        </w:r>
        <w:r w:rsidDel="00461413">
          <w:rPr>
            <w:webHidden/>
          </w:rPr>
          <w:tab/>
          <w:delText>17</w:delText>
        </w:r>
      </w:del>
    </w:p>
    <w:p w:rsidR="007E0F23" w:rsidDel="00461413" w:rsidRDefault="007E0F23">
      <w:pPr>
        <w:pStyle w:val="TM3"/>
        <w:rPr>
          <w:del w:id="176" w:author="Alison Lenain" w:date="2024-02-09T16:40:00Z"/>
        </w:rPr>
      </w:pPr>
      <w:del w:id="177" w:author="Alison Lenain" w:date="2024-02-09T16:40:00Z">
        <w:r w:rsidRPr="00461413" w:rsidDel="00461413">
          <w:rPr>
            <w:rPrChange w:id="178" w:author="Alison Lenain" w:date="2024-02-09T16:40:00Z">
              <w:rPr>
                <w:rStyle w:val="Lienhypertexte"/>
                <w:rFonts w:ascii="Arial" w:hAnsi="Arial" w:cs="Arial"/>
              </w:rPr>
            </w:rPrChange>
          </w:rPr>
          <w:delText>5.3.9</w:delText>
        </w:r>
        <w:r w:rsidDel="00461413">
          <w:tab/>
        </w:r>
        <w:r w:rsidRPr="00461413" w:rsidDel="00461413">
          <w:rPr>
            <w:rPrChange w:id="179" w:author="Alison Lenain" w:date="2024-02-09T16:40:00Z">
              <w:rPr>
                <w:rStyle w:val="Lienhypertexte"/>
                <w:rFonts w:ascii="Arial" w:hAnsi="Arial" w:cs="Arial"/>
              </w:rPr>
            </w:rPrChange>
          </w:rPr>
          <w:delText>Classe ContrainteUnitaire</w:delText>
        </w:r>
        <w:r w:rsidDel="00461413">
          <w:rPr>
            <w:webHidden/>
          </w:rPr>
          <w:tab/>
          <w:delText>17</w:delText>
        </w:r>
      </w:del>
    </w:p>
    <w:p w:rsidR="007E0F23" w:rsidDel="00461413" w:rsidRDefault="007E0F23">
      <w:pPr>
        <w:pStyle w:val="TM3"/>
        <w:rPr>
          <w:del w:id="180" w:author="Alison Lenain" w:date="2024-02-09T16:40:00Z"/>
        </w:rPr>
      </w:pPr>
      <w:del w:id="181" w:author="Alison Lenain" w:date="2024-02-09T16:40:00Z">
        <w:r w:rsidRPr="00461413" w:rsidDel="00461413">
          <w:rPr>
            <w:rPrChange w:id="182" w:author="Alison Lenain" w:date="2024-02-09T16:40:00Z">
              <w:rPr>
                <w:rStyle w:val="Lienhypertexte"/>
                <w:rFonts w:ascii="Arial" w:hAnsi="Arial" w:cs="Arial"/>
              </w:rPr>
            </w:rPrChange>
          </w:rPr>
          <w:delText>5.3.10</w:delText>
        </w:r>
        <w:r w:rsidDel="00461413">
          <w:tab/>
        </w:r>
        <w:r w:rsidRPr="00461413" w:rsidDel="00461413">
          <w:rPr>
            <w:rPrChange w:id="183" w:author="Alison Lenain" w:date="2024-02-09T16:40:00Z">
              <w:rPr>
                <w:rStyle w:val="Lienhypertexte"/>
                <w:rFonts w:ascii="Arial" w:hAnsi="Arial" w:cs="Arial"/>
              </w:rPr>
            </w:rPrChange>
          </w:rPr>
          <w:delText>Classe CoefficientBiotope</w:delText>
        </w:r>
        <w:r w:rsidDel="00461413">
          <w:rPr>
            <w:webHidden/>
          </w:rPr>
          <w:tab/>
          <w:delText>19</w:delText>
        </w:r>
      </w:del>
    </w:p>
    <w:p w:rsidR="007E0F23" w:rsidDel="00461413" w:rsidRDefault="007E0F23">
      <w:pPr>
        <w:pStyle w:val="TM3"/>
        <w:rPr>
          <w:del w:id="184" w:author="Alison Lenain" w:date="2024-02-09T16:40:00Z"/>
        </w:rPr>
      </w:pPr>
      <w:del w:id="185" w:author="Alison Lenain" w:date="2024-02-09T16:40:00Z">
        <w:r w:rsidRPr="00461413" w:rsidDel="00461413">
          <w:rPr>
            <w:rPrChange w:id="186" w:author="Alison Lenain" w:date="2024-02-09T16:40:00Z">
              <w:rPr>
                <w:rStyle w:val="Lienhypertexte"/>
                <w:rFonts w:ascii="Arial" w:hAnsi="Arial" w:cs="Arial"/>
              </w:rPr>
            </w:rPrChange>
          </w:rPr>
          <w:delText>5.3.11</w:delText>
        </w:r>
        <w:r w:rsidDel="00461413">
          <w:tab/>
        </w:r>
        <w:r w:rsidRPr="00461413" w:rsidDel="00461413">
          <w:rPr>
            <w:rPrChange w:id="187" w:author="Alison Lenain" w:date="2024-02-09T16:40:00Z">
              <w:rPr>
                <w:rStyle w:val="Lienhypertexte"/>
                <w:rFonts w:ascii="Arial" w:hAnsi="Arial" w:cs="Arial"/>
              </w:rPr>
            </w:rPrChange>
          </w:rPr>
          <w:delText>Classe RetraitAlignement</w:delText>
        </w:r>
        <w:r w:rsidDel="00461413">
          <w:rPr>
            <w:webHidden/>
          </w:rPr>
          <w:tab/>
          <w:delText>19</w:delText>
        </w:r>
      </w:del>
    </w:p>
    <w:p w:rsidR="007E0F23" w:rsidDel="00461413" w:rsidRDefault="007E0F23">
      <w:pPr>
        <w:pStyle w:val="TM3"/>
        <w:rPr>
          <w:del w:id="188" w:author="Alison Lenain" w:date="2024-02-09T16:40:00Z"/>
        </w:rPr>
      </w:pPr>
      <w:del w:id="189" w:author="Alison Lenain" w:date="2024-02-09T16:40:00Z">
        <w:r w:rsidRPr="00461413" w:rsidDel="00461413">
          <w:rPr>
            <w:rPrChange w:id="190" w:author="Alison Lenain" w:date="2024-02-09T16:40:00Z">
              <w:rPr>
                <w:rStyle w:val="Lienhypertexte"/>
                <w:rFonts w:ascii="Arial" w:hAnsi="Arial" w:cs="Arial"/>
              </w:rPr>
            </w:rPrChange>
          </w:rPr>
          <w:delText>5.3.12</w:delText>
        </w:r>
        <w:r w:rsidDel="00461413">
          <w:tab/>
        </w:r>
        <w:r w:rsidRPr="00461413" w:rsidDel="00461413">
          <w:rPr>
            <w:rPrChange w:id="191" w:author="Alison Lenain" w:date="2024-02-09T16:40:00Z">
              <w:rPr>
                <w:rStyle w:val="Lienhypertexte"/>
                <w:rFonts w:ascii="Arial" w:hAnsi="Arial" w:cs="Arial"/>
              </w:rPr>
            </w:rPrChange>
          </w:rPr>
          <w:delText xml:space="preserve">Classe Alignement </w:delText>
        </w:r>
        <w:r w:rsidDel="00461413">
          <w:rPr>
            <w:webHidden/>
          </w:rPr>
          <w:tab/>
          <w:delText>20</w:delText>
        </w:r>
      </w:del>
    </w:p>
    <w:p w:rsidR="007E0F23" w:rsidDel="00461413" w:rsidRDefault="007E0F23">
      <w:pPr>
        <w:pStyle w:val="TM3"/>
        <w:rPr>
          <w:del w:id="192" w:author="Alison Lenain" w:date="2024-02-09T16:40:00Z"/>
        </w:rPr>
      </w:pPr>
      <w:del w:id="193" w:author="Alison Lenain" w:date="2024-02-09T16:40:00Z">
        <w:r w:rsidRPr="00461413" w:rsidDel="00461413">
          <w:rPr>
            <w:rPrChange w:id="194" w:author="Alison Lenain" w:date="2024-02-09T16:40:00Z">
              <w:rPr>
                <w:rStyle w:val="Lienhypertexte"/>
                <w:rFonts w:ascii="Arial" w:hAnsi="Arial" w:cs="Arial"/>
              </w:rPr>
            </w:rPrChange>
          </w:rPr>
          <w:delText>5.3.13</w:delText>
        </w:r>
        <w:r w:rsidDel="00461413">
          <w:tab/>
        </w:r>
        <w:r w:rsidRPr="00461413" w:rsidDel="00461413">
          <w:rPr>
            <w:rPrChange w:id="195" w:author="Alison Lenain" w:date="2024-02-09T16:40:00Z">
              <w:rPr>
                <w:rStyle w:val="Lienhypertexte"/>
                <w:rFonts w:ascii="Arial" w:hAnsi="Arial" w:cs="Arial"/>
              </w:rPr>
            </w:rPrChange>
          </w:rPr>
          <w:delText>Classe Retrait</w:delText>
        </w:r>
        <w:r w:rsidDel="00461413">
          <w:rPr>
            <w:webHidden/>
          </w:rPr>
          <w:tab/>
          <w:delText>20</w:delText>
        </w:r>
      </w:del>
    </w:p>
    <w:p w:rsidR="007E0F23" w:rsidDel="00461413" w:rsidRDefault="007E0F23">
      <w:pPr>
        <w:pStyle w:val="TM3"/>
        <w:rPr>
          <w:del w:id="196" w:author="Alison Lenain" w:date="2024-02-09T16:40:00Z"/>
        </w:rPr>
      </w:pPr>
      <w:del w:id="197" w:author="Alison Lenain" w:date="2024-02-09T16:40:00Z">
        <w:r w:rsidRPr="00461413" w:rsidDel="00461413">
          <w:rPr>
            <w:rPrChange w:id="198" w:author="Alison Lenain" w:date="2024-02-09T16:40:00Z">
              <w:rPr>
                <w:rStyle w:val="Lienhypertexte"/>
                <w:rFonts w:ascii="Arial" w:hAnsi="Arial" w:cs="Arial"/>
              </w:rPr>
            </w:rPrChange>
          </w:rPr>
          <w:delText>5.3.14</w:delText>
        </w:r>
        <w:r w:rsidDel="00461413">
          <w:tab/>
        </w:r>
        <w:r w:rsidRPr="00461413" w:rsidDel="00461413">
          <w:rPr>
            <w:rPrChange w:id="199" w:author="Alison Lenain" w:date="2024-02-09T16:40:00Z">
              <w:rPr>
                <w:rStyle w:val="Lienhypertexte"/>
                <w:rFonts w:ascii="Arial" w:hAnsi="Arial" w:cs="Arial"/>
              </w:rPr>
            </w:rPrChange>
          </w:rPr>
          <w:delText>Classe RetraitFaçadeHauteur</w:delText>
        </w:r>
        <w:r w:rsidDel="00461413">
          <w:rPr>
            <w:webHidden/>
          </w:rPr>
          <w:tab/>
          <w:delText>20</w:delText>
        </w:r>
      </w:del>
    </w:p>
    <w:p w:rsidR="007E0F23" w:rsidDel="00461413" w:rsidRDefault="007E0F23">
      <w:pPr>
        <w:pStyle w:val="TM3"/>
        <w:rPr>
          <w:del w:id="200" w:author="Alison Lenain" w:date="2024-02-09T16:40:00Z"/>
        </w:rPr>
      </w:pPr>
      <w:del w:id="201" w:author="Alison Lenain" w:date="2024-02-09T16:40:00Z">
        <w:r w:rsidRPr="00461413" w:rsidDel="00461413">
          <w:rPr>
            <w:rPrChange w:id="202" w:author="Alison Lenain" w:date="2024-02-09T16:40:00Z">
              <w:rPr>
                <w:rStyle w:val="Lienhypertexte"/>
                <w:rFonts w:ascii="Arial" w:hAnsi="Arial" w:cs="Arial"/>
              </w:rPr>
            </w:rPrChange>
          </w:rPr>
          <w:delText>5.3.15</w:delText>
        </w:r>
        <w:r w:rsidDel="00461413">
          <w:tab/>
        </w:r>
        <w:r w:rsidRPr="00461413" w:rsidDel="00461413">
          <w:rPr>
            <w:rPrChange w:id="203" w:author="Alison Lenain" w:date="2024-02-09T16:40:00Z">
              <w:rPr>
                <w:rStyle w:val="Lienhypertexte"/>
                <w:rFonts w:ascii="Arial" w:hAnsi="Arial" w:cs="Arial"/>
              </w:rPr>
            </w:rPrChange>
          </w:rPr>
          <w:delText>Classe Interdiction/Autorisation</w:delText>
        </w:r>
        <w:r w:rsidDel="00461413">
          <w:rPr>
            <w:webHidden/>
          </w:rPr>
          <w:tab/>
          <w:delText>21</w:delText>
        </w:r>
      </w:del>
    </w:p>
    <w:p w:rsidR="007E0F23" w:rsidDel="00461413" w:rsidRDefault="007E0F23">
      <w:pPr>
        <w:pStyle w:val="TM3"/>
        <w:rPr>
          <w:del w:id="204" w:author="Alison Lenain" w:date="2024-02-09T16:40:00Z"/>
        </w:rPr>
      </w:pPr>
      <w:del w:id="205" w:author="Alison Lenain" w:date="2024-02-09T16:40:00Z">
        <w:r w:rsidRPr="00461413" w:rsidDel="00461413">
          <w:rPr>
            <w:rPrChange w:id="206" w:author="Alison Lenain" w:date="2024-02-09T16:40:00Z">
              <w:rPr>
                <w:rStyle w:val="Lienhypertexte"/>
                <w:rFonts w:ascii="Arial" w:hAnsi="Arial" w:cs="Arial"/>
              </w:rPr>
            </w:rPrChange>
          </w:rPr>
          <w:delText>5.3.16</w:delText>
        </w:r>
        <w:r w:rsidDel="00461413">
          <w:tab/>
        </w:r>
        <w:r w:rsidRPr="00461413" w:rsidDel="00461413">
          <w:rPr>
            <w:rPrChange w:id="207" w:author="Alison Lenain" w:date="2024-02-09T16:40:00Z">
              <w:rPr>
                <w:rStyle w:val="Lienhypertexte"/>
                <w:rFonts w:ascii="Arial" w:hAnsi="Arial" w:cs="Arial"/>
              </w:rPr>
            </w:rPrChange>
          </w:rPr>
          <w:delText>Classe CES</w:delText>
        </w:r>
        <w:r w:rsidDel="00461413">
          <w:rPr>
            <w:webHidden/>
          </w:rPr>
          <w:tab/>
          <w:delText>21</w:delText>
        </w:r>
      </w:del>
    </w:p>
    <w:p w:rsidR="007E0F23" w:rsidDel="00461413" w:rsidRDefault="007E0F23">
      <w:pPr>
        <w:pStyle w:val="TM3"/>
        <w:rPr>
          <w:del w:id="208" w:author="Alison Lenain" w:date="2024-02-09T16:40:00Z"/>
        </w:rPr>
      </w:pPr>
      <w:del w:id="209" w:author="Alison Lenain" w:date="2024-02-09T16:40:00Z">
        <w:r w:rsidRPr="00461413" w:rsidDel="00461413">
          <w:rPr>
            <w:rPrChange w:id="210" w:author="Alison Lenain" w:date="2024-02-09T16:40:00Z">
              <w:rPr>
                <w:rStyle w:val="Lienhypertexte"/>
                <w:rFonts w:ascii="Arial" w:hAnsi="Arial" w:cs="Arial"/>
              </w:rPr>
            </w:rPrChange>
          </w:rPr>
          <w:delText>5.3.17</w:delText>
        </w:r>
        <w:r w:rsidDel="00461413">
          <w:tab/>
        </w:r>
        <w:r w:rsidRPr="00461413" w:rsidDel="00461413">
          <w:rPr>
            <w:rPrChange w:id="211" w:author="Alison Lenain" w:date="2024-02-09T16:40:00Z">
              <w:rPr>
                <w:rStyle w:val="Lienhypertexte"/>
                <w:rFonts w:ascii="Arial" w:hAnsi="Arial" w:cs="Arial"/>
              </w:rPr>
            </w:rPrChange>
          </w:rPr>
          <w:delText>Classe Hauteur</w:delText>
        </w:r>
        <w:r w:rsidDel="00461413">
          <w:rPr>
            <w:webHidden/>
          </w:rPr>
          <w:tab/>
          <w:delText>21</w:delText>
        </w:r>
      </w:del>
    </w:p>
    <w:p w:rsidR="007E0F23" w:rsidDel="00461413" w:rsidRDefault="007E0F23">
      <w:pPr>
        <w:pStyle w:val="TM1"/>
        <w:rPr>
          <w:del w:id="212" w:author="Alison Lenain" w:date="2024-02-09T16:40:00Z"/>
          <w:rFonts w:asciiTheme="minorHAnsi" w:eastAsiaTheme="minorEastAsia" w:hAnsiTheme="minorHAnsi" w:cstheme="minorBidi"/>
          <w:noProof/>
          <w:kern w:val="0"/>
          <w:sz w:val="22"/>
          <w:szCs w:val="22"/>
          <w:lang w:val="en-US"/>
        </w:rPr>
      </w:pPr>
      <w:del w:id="213" w:author="Alison Lenain" w:date="2024-02-09T16:40:00Z">
        <w:r w:rsidRPr="00461413" w:rsidDel="00461413">
          <w:rPr>
            <w:rPrChange w:id="214" w:author="Alison Lenain" w:date="2024-02-09T16:40:00Z">
              <w:rPr>
                <w:rStyle w:val="Lienhypertexte"/>
                <w:rFonts w:ascii="Arial" w:hAnsi="Arial"/>
                <w:noProof/>
              </w:rPr>
            </w:rPrChange>
          </w:rPr>
          <w:delText>6</w:delText>
        </w:r>
        <w:r w:rsidDel="00461413">
          <w:rPr>
            <w:rFonts w:asciiTheme="minorHAnsi" w:eastAsiaTheme="minorEastAsia" w:hAnsiTheme="minorHAnsi" w:cstheme="minorBidi"/>
            <w:noProof/>
            <w:kern w:val="0"/>
            <w:sz w:val="22"/>
            <w:szCs w:val="22"/>
            <w:lang w:val="en-US"/>
          </w:rPr>
          <w:tab/>
        </w:r>
        <w:r w:rsidRPr="00461413" w:rsidDel="00461413">
          <w:rPr>
            <w:rPrChange w:id="215" w:author="Alison Lenain" w:date="2024-02-09T16:40:00Z">
              <w:rPr>
                <w:rStyle w:val="Lienhypertexte"/>
                <w:rFonts w:ascii="Arial" w:hAnsi="Arial"/>
                <w:noProof/>
              </w:rPr>
            </w:rPrChange>
          </w:rPr>
          <w:delText>Cas d’utilisation</w:delText>
        </w:r>
        <w:r w:rsidDel="00461413">
          <w:rPr>
            <w:noProof/>
            <w:webHidden/>
          </w:rPr>
          <w:tab/>
          <w:delText>22</w:delText>
        </w:r>
      </w:del>
    </w:p>
    <w:p w:rsidR="007E0F23" w:rsidDel="00461413" w:rsidRDefault="007E0F23">
      <w:pPr>
        <w:pStyle w:val="TM2"/>
        <w:tabs>
          <w:tab w:val="left" w:pos="1020"/>
          <w:tab w:val="right" w:leader="dot" w:pos="9628"/>
        </w:tabs>
        <w:rPr>
          <w:del w:id="216" w:author="Alison Lenain" w:date="2024-02-09T16:40:00Z"/>
          <w:rFonts w:asciiTheme="minorHAnsi" w:eastAsiaTheme="minorEastAsia" w:hAnsiTheme="minorHAnsi" w:cstheme="minorBidi"/>
          <w:noProof/>
          <w:kern w:val="0"/>
          <w:sz w:val="22"/>
          <w:szCs w:val="22"/>
          <w:lang w:val="en-US"/>
        </w:rPr>
      </w:pPr>
      <w:del w:id="217" w:author="Alison Lenain" w:date="2024-02-09T16:40:00Z">
        <w:r w:rsidRPr="00461413" w:rsidDel="00461413">
          <w:rPr>
            <w:rPrChange w:id="218" w:author="Alison Lenain" w:date="2024-02-09T16:40:00Z">
              <w:rPr>
                <w:rStyle w:val="Lienhypertexte"/>
                <w:rFonts w:ascii="Arial" w:hAnsi="Arial"/>
                <w:noProof/>
              </w:rPr>
            </w:rPrChange>
          </w:rPr>
          <w:delText>6.1</w:delText>
        </w:r>
        <w:r w:rsidDel="00461413">
          <w:rPr>
            <w:rFonts w:asciiTheme="minorHAnsi" w:eastAsiaTheme="minorEastAsia" w:hAnsiTheme="minorHAnsi" w:cstheme="minorBidi"/>
            <w:noProof/>
            <w:kern w:val="0"/>
            <w:sz w:val="22"/>
            <w:szCs w:val="22"/>
            <w:lang w:val="en-US"/>
          </w:rPr>
          <w:tab/>
        </w:r>
        <w:r w:rsidRPr="00461413" w:rsidDel="00461413">
          <w:rPr>
            <w:rPrChange w:id="219" w:author="Alison Lenain" w:date="2024-02-09T16:40:00Z">
              <w:rPr>
                <w:rStyle w:val="Lienhypertexte"/>
                <w:rFonts w:ascii="Arial" w:hAnsi="Arial"/>
                <w:noProof/>
              </w:rPr>
            </w:rPrChange>
          </w:rPr>
          <w:delText>IAUIDF-007 - Hauteur maximale des constructions</w:delText>
        </w:r>
        <w:r w:rsidDel="00461413">
          <w:rPr>
            <w:noProof/>
            <w:webHidden/>
          </w:rPr>
          <w:tab/>
          <w:delText>22</w:delText>
        </w:r>
      </w:del>
    </w:p>
    <w:p w:rsidR="007E0F23" w:rsidDel="00461413" w:rsidRDefault="007E0F23">
      <w:pPr>
        <w:pStyle w:val="TM2"/>
        <w:tabs>
          <w:tab w:val="left" w:pos="1020"/>
          <w:tab w:val="right" w:leader="dot" w:pos="9628"/>
        </w:tabs>
        <w:rPr>
          <w:del w:id="220" w:author="Alison Lenain" w:date="2024-02-09T16:40:00Z"/>
          <w:rFonts w:asciiTheme="minorHAnsi" w:eastAsiaTheme="minorEastAsia" w:hAnsiTheme="minorHAnsi" w:cstheme="minorBidi"/>
          <w:noProof/>
          <w:kern w:val="0"/>
          <w:sz w:val="22"/>
          <w:szCs w:val="22"/>
          <w:lang w:val="en-US"/>
        </w:rPr>
      </w:pPr>
      <w:del w:id="221" w:author="Alison Lenain" w:date="2024-02-09T16:40:00Z">
        <w:r w:rsidRPr="00461413" w:rsidDel="00461413">
          <w:rPr>
            <w:rPrChange w:id="222" w:author="Alison Lenain" w:date="2024-02-09T16:40:00Z">
              <w:rPr>
                <w:rStyle w:val="Lienhypertexte"/>
                <w:rFonts w:ascii="Arial" w:hAnsi="Arial"/>
                <w:noProof/>
              </w:rPr>
            </w:rPrChange>
          </w:rPr>
          <w:delText>6.2</w:delText>
        </w:r>
        <w:r w:rsidDel="00461413">
          <w:rPr>
            <w:rFonts w:asciiTheme="minorHAnsi" w:eastAsiaTheme="minorEastAsia" w:hAnsiTheme="minorHAnsi" w:cstheme="minorBidi"/>
            <w:noProof/>
            <w:kern w:val="0"/>
            <w:sz w:val="22"/>
            <w:szCs w:val="22"/>
            <w:lang w:val="en-US"/>
          </w:rPr>
          <w:tab/>
        </w:r>
        <w:r w:rsidRPr="00461413" w:rsidDel="00461413">
          <w:rPr>
            <w:rPrChange w:id="223" w:author="Alison Lenain" w:date="2024-02-09T16:40:00Z">
              <w:rPr>
                <w:rStyle w:val="Lienhypertexte"/>
                <w:rFonts w:ascii="Arial" w:hAnsi="Arial"/>
                <w:noProof/>
              </w:rPr>
            </w:rPrChange>
          </w:rPr>
          <w:delText>Exemples d’instanciations</w:delText>
        </w:r>
        <w:r w:rsidDel="00461413">
          <w:rPr>
            <w:noProof/>
            <w:webHidden/>
          </w:rPr>
          <w:tab/>
          <w:delText>23</w:delText>
        </w:r>
      </w:del>
    </w:p>
    <w:p w:rsidR="007E0F23" w:rsidDel="00461413" w:rsidRDefault="007E0F23">
      <w:pPr>
        <w:pStyle w:val="TM3"/>
        <w:rPr>
          <w:del w:id="224" w:author="Alison Lenain" w:date="2024-02-09T16:40:00Z"/>
        </w:rPr>
      </w:pPr>
      <w:del w:id="225" w:author="Alison Lenain" w:date="2024-02-09T16:40:00Z">
        <w:r w:rsidRPr="00461413" w:rsidDel="00461413">
          <w:rPr>
            <w:rPrChange w:id="226" w:author="Alison Lenain" w:date="2024-02-09T16:40:00Z">
              <w:rPr>
                <w:rStyle w:val="Lienhypertexte"/>
                <w:rFonts w:ascii="Arial" w:hAnsi="Arial" w:cs="Arial"/>
              </w:rPr>
            </w:rPrChange>
          </w:rPr>
          <w:delText>6.2.1</w:delText>
        </w:r>
        <w:r w:rsidDel="00461413">
          <w:tab/>
        </w:r>
        <w:r w:rsidRPr="00461413" w:rsidDel="00461413">
          <w:rPr>
            <w:rPrChange w:id="227" w:author="Alison Lenain" w:date="2024-02-09T16:40:00Z">
              <w:rPr>
                <w:rStyle w:val="Lienhypertexte"/>
                <w:rFonts w:ascii="Arial" w:hAnsi="Arial" w:cs="Arial"/>
              </w:rPr>
            </w:rPrChange>
          </w:rPr>
          <w:delText>Exemple de cas ou la Condition et le Périmètre sont considérés comme une bande de constructibilité :</w:delText>
        </w:r>
        <w:r w:rsidDel="00461413">
          <w:rPr>
            <w:webHidden/>
          </w:rPr>
          <w:tab/>
          <w:delText>23</w:delText>
        </w:r>
      </w:del>
    </w:p>
    <w:p w:rsidR="007E0F23" w:rsidDel="00461413" w:rsidRDefault="007E0F23">
      <w:pPr>
        <w:pStyle w:val="TM3"/>
        <w:rPr>
          <w:del w:id="228" w:author="Alison Lenain" w:date="2024-02-09T16:40:00Z"/>
        </w:rPr>
      </w:pPr>
      <w:del w:id="229" w:author="Alison Lenain" w:date="2024-02-09T16:40:00Z">
        <w:r w:rsidRPr="00461413" w:rsidDel="00461413">
          <w:rPr>
            <w:rPrChange w:id="230" w:author="Alison Lenain" w:date="2024-02-09T16:40:00Z">
              <w:rPr>
                <w:rStyle w:val="Lienhypertexte"/>
                <w:rFonts w:ascii="Arial" w:hAnsi="Arial" w:cs="Arial"/>
              </w:rPr>
            </w:rPrChange>
          </w:rPr>
          <w:delText>6.2.2</w:delText>
        </w:r>
        <w:r w:rsidDel="00461413">
          <w:tab/>
        </w:r>
        <w:r w:rsidRPr="00461413" w:rsidDel="00461413">
          <w:rPr>
            <w:rPrChange w:id="231" w:author="Alison Lenain" w:date="2024-02-09T16:40:00Z">
              <w:rPr>
                <w:rStyle w:val="Lienhypertexte"/>
                <w:rFonts w:ascii="Arial" w:hAnsi="Arial" w:cs="Arial"/>
              </w:rPr>
            </w:rPrChange>
          </w:rPr>
          <w:delText>Exemple de condition de périmètre distinct du périmètre d'application de la contrainte :</w:delText>
        </w:r>
        <w:r w:rsidDel="00461413">
          <w:rPr>
            <w:webHidden/>
          </w:rPr>
          <w:tab/>
          <w:delText>24</w:delText>
        </w:r>
      </w:del>
    </w:p>
    <w:p w:rsidR="00294020" w:rsidRPr="007E0F23" w:rsidRDefault="005D004F">
      <w:pPr>
        <w:pStyle w:val="Titre1"/>
        <w:numPr>
          <w:ilvl w:val="0"/>
          <w:numId w:val="11"/>
        </w:numPr>
        <w:rPr>
          <w:rFonts w:ascii="Arial" w:hAnsi="Arial"/>
          <w:color w:val="000000" w:themeColor="text1"/>
        </w:rPr>
      </w:pPr>
      <w:r w:rsidRPr="007E0F23">
        <w:rPr>
          <w:rFonts w:ascii="Arial" w:hAnsi="Arial"/>
          <w:color w:val="000000" w:themeColor="text1"/>
        </w:rPr>
        <w:lastRenderedPageBreak/>
        <w:fldChar w:fldCharType="end"/>
      </w:r>
      <w:bookmarkStart w:id="232" w:name="_Toc158389258"/>
      <w:r w:rsidR="00EA095A" w:rsidRPr="007E0F23">
        <w:rPr>
          <w:rFonts w:ascii="Arial" w:hAnsi="Arial"/>
          <w:color w:val="000000" w:themeColor="text1"/>
        </w:rPr>
        <w:t>Suivi du document</w:t>
      </w:r>
      <w:bookmarkEnd w:id="232"/>
    </w:p>
    <w:p w:rsidR="00294020" w:rsidRPr="007E0F23" w:rsidRDefault="00294020">
      <w:pPr>
        <w:pStyle w:val="Corpsdetexte"/>
        <w:rPr>
          <w:rFonts w:ascii="Arial" w:hAnsi="Arial" w:cs="Arial"/>
          <w:color w:val="000000" w:themeColor="text1"/>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1282"/>
        <w:gridCol w:w="2455"/>
        <w:gridCol w:w="5901"/>
      </w:tblGrid>
      <w:tr w:rsidR="00294020" w:rsidRPr="007E0F23">
        <w:tc>
          <w:tcPr>
            <w:tcW w:w="1282"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rPr>
                <w:rFonts w:ascii="Arial" w:hAnsi="Arial" w:cs="Arial"/>
                <w:color w:val="000000" w:themeColor="text1"/>
              </w:rPr>
            </w:pPr>
            <w:r w:rsidRPr="007E0F23">
              <w:rPr>
                <w:rFonts w:ascii="Arial" w:hAnsi="Arial" w:cs="Arial"/>
                <w:color w:val="000000" w:themeColor="text1"/>
              </w:rPr>
              <w:t>Version</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itredetableau"/>
              <w:rPr>
                <w:rFonts w:ascii="Arial" w:hAnsi="Arial" w:cs="Arial"/>
                <w:color w:val="000000" w:themeColor="text1"/>
              </w:rPr>
            </w:pPr>
            <w:r w:rsidRPr="007E0F23">
              <w:rPr>
                <w:rFonts w:ascii="Arial" w:hAnsi="Arial" w:cs="Arial"/>
                <w:color w:val="000000" w:themeColor="text1"/>
              </w:rPr>
              <w:t>Date</w:t>
            </w:r>
          </w:p>
        </w:tc>
        <w:tc>
          <w:tcPr>
            <w:tcW w:w="59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itredetableau"/>
              <w:rPr>
                <w:rFonts w:ascii="Arial" w:hAnsi="Arial" w:cs="Arial"/>
                <w:color w:val="000000" w:themeColor="text1"/>
              </w:rPr>
            </w:pPr>
            <w:r w:rsidRPr="007E0F23">
              <w:rPr>
                <w:rFonts w:ascii="Arial" w:hAnsi="Arial" w:cs="Arial"/>
                <w:color w:val="000000" w:themeColor="text1"/>
              </w:rPr>
              <w:t>Description</w:t>
            </w:r>
          </w:p>
        </w:tc>
      </w:tr>
      <w:tr w:rsidR="00294020" w:rsidRPr="007E0F23">
        <w:tc>
          <w:tcPr>
            <w:tcW w:w="1282" w:type="dxa"/>
            <w:tcBorders>
              <w:top w:val="single" w:sz="4" w:space="0" w:color="000000"/>
              <w:left w:val="single" w:sz="4" w:space="0" w:color="000000"/>
              <w:bottom w:val="single" w:sz="4" w:space="0" w:color="000000"/>
              <w:right w:val="single" w:sz="4" w:space="0" w:color="000000"/>
            </w:tcBorders>
          </w:tcPr>
          <w:p w:rsidR="00294020" w:rsidRPr="007E0F23" w:rsidRDefault="00EA095A">
            <w:pPr>
              <w:rPr>
                <w:rFonts w:ascii="Arial" w:hAnsi="Arial" w:cs="Arial"/>
                <w:color w:val="000000" w:themeColor="text1"/>
                <w:szCs w:val="20"/>
              </w:rPr>
            </w:pPr>
            <w:r w:rsidRPr="007E0F23">
              <w:rPr>
                <w:rFonts w:ascii="Arial" w:hAnsi="Arial" w:cs="Arial"/>
                <w:color w:val="000000" w:themeColor="text1"/>
                <w:szCs w:val="20"/>
              </w:rPr>
              <w:t>Projet 1</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28" w:after="28"/>
              <w:rPr>
                <w:rFonts w:ascii="Arial" w:hAnsi="Arial" w:cs="Arial"/>
                <w:color w:val="000000" w:themeColor="text1"/>
              </w:rPr>
            </w:pPr>
            <w:r w:rsidRPr="007E0F23">
              <w:rPr>
                <w:rFonts w:ascii="Arial" w:hAnsi="Arial" w:cs="Arial"/>
                <w:color w:val="000000" w:themeColor="text1"/>
              </w:rPr>
              <w:t>07/03/2023</w:t>
            </w:r>
          </w:p>
        </w:tc>
        <w:tc>
          <w:tcPr>
            <w:tcW w:w="59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28" w:after="28"/>
              <w:rPr>
                <w:rFonts w:ascii="Arial" w:hAnsi="Arial" w:cs="Arial"/>
                <w:color w:val="000000" w:themeColor="text1"/>
              </w:rPr>
            </w:pPr>
            <w:r w:rsidRPr="007E0F23">
              <w:rPr>
                <w:rFonts w:ascii="Arial" w:hAnsi="Arial" w:cs="Arial"/>
                <w:color w:val="000000" w:themeColor="text1"/>
              </w:rPr>
              <w:t>Rédaction initiale</w:t>
            </w:r>
          </w:p>
        </w:tc>
      </w:tr>
      <w:tr w:rsidR="00294020" w:rsidRPr="007E0F23">
        <w:tc>
          <w:tcPr>
            <w:tcW w:w="1282" w:type="dxa"/>
            <w:tcBorders>
              <w:top w:val="single" w:sz="4" w:space="0" w:color="000000"/>
              <w:left w:val="single" w:sz="4" w:space="0" w:color="000000"/>
              <w:bottom w:val="single" w:sz="4" w:space="0" w:color="000000"/>
              <w:right w:val="single" w:sz="4" w:space="0" w:color="000000"/>
            </w:tcBorders>
          </w:tcPr>
          <w:p w:rsidR="00294020" w:rsidRPr="007E0F23" w:rsidRDefault="00EA095A">
            <w:pPr>
              <w:rPr>
                <w:rFonts w:ascii="Arial" w:hAnsi="Arial" w:cs="Arial"/>
                <w:color w:val="000000" w:themeColor="text1"/>
                <w:szCs w:val="20"/>
              </w:rPr>
            </w:pPr>
            <w:r w:rsidRPr="007E0F23">
              <w:rPr>
                <w:rFonts w:ascii="Arial" w:hAnsi="Arial" w:cs="Arial"/>
                <w:color w:val="000000" w:themeColor="text1"/>
                <w:szCs w:val="20"/>
              </w:rPr>
              <w:t>Projet 2</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02/05/2023</w:t>
            </w:r>
          </w:p>
        </w:tc>
        <w:tc>
          <w:tcPr>
            <w:tcW w:w="59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Relecture A. Gallais et M. Brasebin</w:t>
            </w:r>
          </w:p>
        </w:tc>
      </w:tr>
      <w:tr w:rsidR="00294020" w:rsidRPr="007E0F23">
        <w:tc>
          <w:tcPr>
            <w:tcW w:w="1282" w:type="dxa"/>
            <w:tcBorders>
              <w:top w:val="single" w:sz="4" w:space="0" w:color="000000"/>
              <w:left w:val="single" w:sz="4" w:space="0" w:color="000000"/>
              <w:bottom w:val="single" w:sz="4" w:space="0" w:color="000000"/>
              <w:right w:val="single" w:sz="4" w:space="0" w:color="000000"/>
            </w:tcBorders>
          </w:tcPr>
          <w:p w:rsidR="00294020" w:rsidRPr="007E0F23" w:rsidRDefault="00EA095A">
            <w:pPr>
              <w:rPr>
                <w:rFonts w:ascii="Arial" w:hAnsi="Arial" w:cs="Arial"/>
                <w:color w:val="000000" w:themeColor="text1"/>
                <w:szCs w:val="20"/>
              </w:rPr>
            </w:pPr>
            <w:r w:rsidRPr="007E0F23">
              <w:rPr>
                <w:rFonts w:ascii="Arial" w:hAnsi="Arial" w:cs="Arial"/>
                <w:color w:val="000000" w:themeColor="text1"/>
                <w:szCs w:val="20"/>
              </w:rPr>
              <w:t>Projet 3</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26/06/2023</w:t>
            </w:r>
          </w:p>
        </w:tc>
        <w:tc>
          <w:tcPr>
            <w:tcW w:w="59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Mise à jour suite à la réunion du 03/05/2023</w:t>
            </w:r>
          </w:p>
        </w:tc>
      </w:tr>
      <w:tr w:rsidR="00294020" w:rsidRPr="007E0F23">
        <w:tc>
          <w:tcPr>
            <w:tcW w:w="1282" w:type="dxa"/>
            <w:tcBorders>
              <w:top w:val="single" w:sz="4" w:space="0" w:color="000000"/>
              <w:left w:val="single" w:sz="4" w:space="0" w:color="000000"/>
              <w:bottom w:val="single" w:sz="4" w:space="0" w:color="000000"/>
              <w:right w:val="single" w:sz="4" w:space="0" w:color="000000"/>
            </w:tcBorders>
          </w:tcPr>
          <w:p w:rsidR="00294020" w:rsidRPr="007E0F23" w:rsidRDefault="00EA095A">
            <w:pPr>
              <w:rPr>
                <w:rFonts w:ascii="Arial" w:hAnsi="Arial" w:cs="Arial"/>
                <w:color w:val="000000" w:themeColor="text1"/>
                <w:szCs w:val="20"/>
              </w:rPr>
            </w:pPr>
            <w:r w:rsidRPr="007E0F23">
              <w:rPr>
                <w:rFonts w:ascii="Arial" w:hAnsi="Arial" w:cs="Arial"/>
                <w:color w:val="000000" w:themeColor="text1"/>
                <w:szCs w:val="20"/>
              </w:rPr>
              <w:t>Projet 4</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03/07/2023</w:t>
            </w:r>
          </w:p>
        </w:tc>
        <w:tc>
          <w:tcPr>
            <w:tcW w:w="59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Mise à jour suite à la réunion du 03/07/2023</w:t>
            </w:r>
          </w:p>
        </w:tc>
      </w:tr>
      <w:tr w:rsidR="00294020" w:rsidRPr="007E0F23" w:rsidTr="008069A9">
        <w:tc>
          <w:tcPr>
            <w:tcW w:w="1282" w:type="dxa"/>
            <w:tcBorders>
              <w:left w:val="single" w:sz="4" w:space="0" w:color="000000"/>
              <w:bottom w:val="single" w:sz="4" w:space="0" w:color="auto"/>
              <w:right w:val="single" w:sz="4" w:space="0" w:color="000000"/>
            </w:tcBorders>
          </w:tcPr>
          <w:p w:rsidR="00294020" w:rsidRPr="007E0F23" w:rsidRDefault="00EA095A">
            <w:pPr>
              <w:rPr>
                <w:rFonts w:ascii="Arial" w:hAnsi="Arial" w:cs="Arial"/>
                <w:color w:val="000000" w:themeColor="text1"/>
                <w:szCs w:val="20"/>
              </w:rPr>
            </w:pPr>
            <w:r w:rsidRPr="007E0F23">
              <w:rPr>
                <w:rFonts w:ascii="Arial" w:hAnsi="Arial" w:cs="Arial"/>
                <w:color w:val="000000" w:themeColor="text1"/>
                <w:szCs w:val="20"/>
              </w:rPr>
              <w:t>Projet 5</w:t>
            </w:r>
          </w:p>
        </w:tc>
        <w:tc>
          <w:tcPr>
            <w:tcW w:w="2455" w:type="dxa"/>
            <w:tcBorders>
              <w:left w:val="single" w:sz="4" w:space="0" w:color="000000"/>
              <w:bottom w:val="single" w:sz="4" w:space="0" w:color="auto"/>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16/10/2023</w:t>
            </w:r>
          </w:p>
        </w:tc>
        <w:tc>
          <w:tcPr>
            <w:tcW w:w="5901" w:type="dxa"/>
            <w:tcBorders>
              <w:left w:val="single" w:sz="4" w:space="0" w:color="000000"/>
              <w:bottom w:val="single" w:sz="4" w:space="0" w:color="auto"/>
              <w:right w:val="single" w:sz="4" w:space="0" w:color="000000"/>
            </w:tcBorders>
            <w:tcMar>
              <w:top w:w="0" w:type="dxa"/>
              <w:left w:w="0" w:type="dxa"/>
              <w:bottom w:w="0" w:type="dxa"/>
              <w:right w:w="0" w:type="dxa"/>
            </w:tcMar>
          </w:tcPr>
          <w:p w:rsidR="00294020" w:rsidRPr="007E0F23" w:rsidRDefault="00EA095A">
            <w:pPr>
              <w:pStyle w:val="TexteFragment"/>
              <w:spacing w:before="0"/>
              <w:rPr>
                <w:rFonts w:ascii="Arial" w:hAnsi="Arial" w:cs="Arial"/>
                <w:color w:val="000000" w:themeColor="text1"/>
              </w:rPr>
            </w:pPr>
            <w:r w:rsidRPr="007E0F23">
              <w:rPr>
                <w:rFonts w:ascii="Arial" w:hAnsi="Arial" w:cs="Arial"/>
                <w:color w:val="000000" w:themeColor="text1"/>
              </w:rPr>
              <w:t>Mise à jour suite à la réunion du 05/09/2023</w:t>
            </w:r>
          </w:p>
        </w:tc>
      </w:tr>
      <w:tr w:rsidR="008069A9" w:rsidRPr="007E0F23" w:rsidTr="008069A9">
        <w:tc>
          <w:tcPr>
            <w:tcW w:w="1282" w:type="dxa"/>
            <w:tcBorders>
              <w:top w:val="single" w:sz="4" w:space="0" w:color="auto"/>
              <w:left w:val="single" w:sz="4" w:space="0" w:color="auto"/>
              <w:bottom w:val="single" w:sz="4" w:space="0" w:color="auto"/>
              <w:right w:val="single" w:sz="4" w:space="0" w:color="auto"/>
            </w:tcBorders>
          </w:tcPr>
          <w:p w:rsidR="008069A9" w:rsidRPr="007E0F23" w:rsidRDefault="008069A9">
            <w:pPr>
              <w:rPr>
                <w:rFonts w:ascii="Arial" w:hAnsi="Arial" w:cs="Arial"/>
                <w:color w:val="000000" w:themeColor="text1"/>
                <w:szCs w:val="20"/>
              </w:rPr>
            </w:pPr>
            <w:r>
              <w:rPr>
                <w:rFonts w:ascii="Arial" w:hAnsi="Arial" w:cs="Arial"/>
                <w:color w:val="000000" w:themeColor="text1"/>
                <w:szCs w:val="20"/>
              </w:rPr>
              <w:t>Projet 6</w:t>
            </w:r>
          </w:p>
        </w:tc>
        <w:tc>
          <w:tcPr>
            <w:tcW w:w="245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rsidR="008069A9" w:rsidRPr="007E0F23" w:rsidRDefault="008069A9">
            <w:pPr>
              <w:pStyle w:val="TexteFragment"/>
              <w:spacing w:before="0"/>
              <w:rPr>
                <w:rFonts w:ascii="Arial" w:hAnsi="Arial" w:cs="Arial"/>
                <w:color w:val="000000" w:themeColor="text1"/>
              </w:rPr>
            </w:pPr>
            <w:r>
              <w:rPr>
                <w:rFonts w:ascii="Arial" w:hAnsi="Arial" w:cs="Arial"/>
                <w:color w:val="000000" w:themeColor="text1"/>
              </w:rPr>
              <w:t>05/02/2024</w:t>
            </w:r>
          </w:p>
        </w:tc>
        <w:tc>
          <w:tcPr>
            <w:tcW w:w="590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rsidR="008069A9" w:rsidRPr="007E0F23" w:rsidRDefault="008069A9">
            <w:pPr>
              <w:pStyle w:val="TexteFragment"/>
              <w:spacing w:before="0"/>
              <w:rPr>
                <w:rFonts w:ascii="Arial" w:hAnsi="Arial" w:cs="Arial"/>
                <w:color w:val="000000" w:themeColor="text1"/>
              </w:rPr>
            </w:pPr>
            <w:r w:rsidRPr="007E0F23">
              <w:rPr>
                <w:rFonts w:ascii="Arial" w:hAnsi="Arial" w:cs="Arial"/>
                <w:color w:val="000000" w:themeColor="text1"/>
              </w:rPr>
              <w:t>Mise</w:t>
            </w:r>
            <w:r>
              <w:rPr>
                <w:rFonts w:ascii="Arial" w:hAnsi="Arial" w:cs="Arial"/>
                <w:color w:val="000000" w:themeColor="text1"/>
              </w:rPr>
              <w:t xml:space="preserve"> à jour suite à la réunion du 08/11</w:t>
            </w:r>
            <w:r w:rsidRPr="007E0F23">
              <w:rPr>
                <w:rFonts w:ascii="Arial" w:hAnsi="Arial" w:cs="Arial"/>
                <w:color w:val="000000" w:themeColor="text1"/>
              </w:rPr>
              <w:t>/2023</w:t>
            </w:r>
            <w:r>
              <w:rPr>
                <w:rFonts w:ascii="Arial" w:hAnsi="Arial" w:cs="Arial"/>
                <w:color w:val="000000" w:themeColor="text1"/>
              </w:rPr>
              <w:t xml:space="preserve"> et du 08/01/2024</w:t>
            </w:r>
          </w:p>
        </w:tc>
      </w:tr>
    </w:tbl>
    <w:p w:rsidR="00294020" w:rsidRPr="007E0F23" w:rsidRDefault="00294020">
      <w:pPr>
        <w:pStyle w:val="Texte"/>
        <w:rPr>
          <w:rFonts w:ascii="Arial" w:hAnsi="Arial" w:cs="Arial"/>
          <w:b/>
          <w:bCs/>
          <w:color w:val="000000" w:themeColor="text1"/>
          <w:sz w:val="20"/>
          <w:szCs w:val="20"/>
        </w:rPr>
      </w:pPr>
    </w:p>
    <w:p w:rsidR="00294020" w:rsidRPr="007E0F23" w:rsidRDefault="00294020">
      <w:pPr>
        <w:pStyle w:val="Texte"/>
        <w:rPr>
          <w:rFonts w:ascii="Arial" w:hAnsi="Arial" w:cs="Arial"/>
          <w:b/>
          <w:bCs/>
          <w:color w:val="000000" w:themeColor="text1"/>
          <w:sz w:val="20"/>
          <w:szCs w:val="20"/>
        </w:rPr>
      </w:pPr>
    </w:p>
    <w:p w:rsidR="00294020" w:rsidRPr="007E0F23" w:rsidRDefault="00EA095A">
      <w:pPr>
        <w:pStyle w:val="Titre1"/>
        <w:numPr>
          <w:ilvl w:val="0"/>
          <w:numId w:val="11"/>
        </w:numPr>
        <w:rPr>
          <w:rFonts w:ascii="Arial" w:hAnsi="Arial"/>
          <w:color w:val="000000" w:themeColor="text1"/>
        </w:rPr>
      </w:pPr>
      <w:bookmarkStart w:id="233" w:name="_Toc129020151"/>
      <w:bookmarkStart w:id="234" w:name="_Toc158389259"/>
      <w:r w:rsidRPr="007E0F23">
        <w:rPr>
          <w:rFonts w:ascii="Arial" w:hAnsi="Arial"/>
          <w:color w:val="000000" w:themeColor="text1"/>
        </w:rPr>
        <w:lastRenderedPageBreak/>
        <w:t>Définitions</w:t>
      </w:r>
      <w:bookmarkEnd w:id="233"/>
      <w:bookmarkEnd w:id="234"/>
    </w:p>
    <w:p w:rsidR="00294020" w:rsidRPr="007E0F23" w:rsidRDefault="00294020">
      <w:pPr>
        <w:pStyle w:val="Corpsdetexte"/>
        <w:rPr>
          <w:rFonts w:ascii="Arial" w:hAnsi="Arial" w:cs="Arial"/>
          <w:b/>
          <w:bCs/>
          <w:color w:val="000000" w:themeColor="text1"/>
        </w:rPr>
      </w:pPr>
    </w:p>
    <w:p w:rsidR="00294020" w:rsidRPr="007E0F23" w:rsidRDefault="00EA095A">
      <w:pPr>
        <w:pStyle w:val="Corpsdetexte"/>
        <w:rPr>
          <w:rFonts w:ascii="Arial" w:hAnsi="Arial" w:cs="Arial"/>
          <w:b/>
          <w:bCs/>
          <w:color w:val="000000" w:themeColor="text1"/>
        </w:rPr>
      </w:pPr>
      <w:r w:rsidRPr="007E0F23">
        <w:rPr>
          <w:rFonts w:ascii="Arial" w:hAnsi="Arial" w:cs="Arial"/>
          <w:b/>
          <w:bCs/>
          <w:color w:val="000000" w:themeColor="text1"/>
        </w:rPr>
        <w:t>Document d’urbanisme</w:t>
      </w:r>
    </w:p>
    <w:p w:rsidR="00294020" w:rsidRPr="007E0F23" w:rsidRDefault="00EA095A">
      <w:pPr>
        <w:pStyle w:val="Corpsdetexte"/>
        <w:spacing w:after="0"/>
        <w:rPr>
          <w:rFonts w:ascii="Arial" w:hAnsi="Arial" w:cs="Arial"/>
          <w:color w:val="000000" w:themeColor="text1"/>
        </w:rPr>
      </w:pPr>
      <w:r w:rsidRPr="007E0F23">
        <w:rPr>
          <w:rFonts w:ascii="Arial" w:hAnsi="Arial" w:cs="Arial"/>
          <w:color w:val="000000" w:themeColor="text1"/>
        </w:rPr>
        <w:t xml:space="preserve">Rassemble les PLU, </w:t>
      </w:r>
      <w:proofErr w:type="spellStart"/>
      <w:r w:rsidRPr="007E0F23">
        <w:rPr>
          <w:rFonts w:ascii="Arial" w:hAnsi="Arial" w:cs="Arial"/>
          <w:color w:val="000000" w:themeColor="text1"/>
        </w:rPr>
        <w:t>PLUi</w:t>
      </w:r>
      <w:proofErr w:type="spellEnd"/>
      <w:r w:rsidRPr="007E0F23">
        <w:rPr>
          <w:rFonts w:ascii="Arial" w:hAnsi="Arial" w:cs="Arial"/>
          <w:color w:val="000000" w:themeColor="text1"/>
        </w:rPr>
        <w:t xml:space="preserve">, </w:t>
      </w:r>
      <w:r w:rsidR="00347294">
        <w:rPr>
          <w:rFonts w:ascii="Arial" w:hAnsi="Arial" w:cs="Arial"/>
          <w:color w:val="000000" w:themeColor="text1"/>
        </w:rPr>
        <w:t xml:space="preserve">et </w:t>
      </w:r>
      <w:r w:rsidRPr="007E0F23">
        <w:rPr>
          <w:rFonts w:ascii="Arial" w:hAnsi="Arial" w:cs="Arial"/>
          <w:color w:val="000000" w:themeColor="text1"/>
        </w:rPr>
        <w:t>PSMV.</w:t>
      </w:r>
    </w:p>
    <w:p w:rsidR="00294020" w:rsidRPr="007E0F23" w:rsidRDefault="00294020">
      <w:pPr>
        <w:pStyle w:val="Corpsdetexte"/>
        <w:spacing w:after="0"/>
        <w:rPr>
          <w:rFonts w:ascii="Arial" w:hAnsi="Arial" w:cs="Arial"/>
          <w:color w:val="000000" w:themeColor="text1"/>
        </w:rPr>
      </w:pPr>
    </w:p>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Parcelle</w:t>
      </w:r>
    </w:p>
    <w:p w:rsidR="00294020" w:rsidRPr="007E0F23" w:rsidRDefault="00294020">
      <w:pPr>
        <w:pStyle w:val="Titredetableau"/>
        <w:jc w:val="left"/>
        <w:rPr>
          <w:rFonts w:ascii="Arial" w:hAnsi="Arial" w:cs="Arial"/>
          <w:color w:val="000000" w:themeColor="text1"/>
        </w:rPr>
      </w:pPr>
    </w:p>
    <w:p w:rsidR="00294020" w:rsidRPr="007E0F23" w:rsidRDefault="00EA095A">
      <w:pPr>
        <w:spacing w:line="276" w:lineRule="auto"/>
        <w:jc w:val="both"/>
        <w:rPr>
          <w:rFonts w:ascii="Arial" w:hAnsi="Arial" w:cs="Arial"/>
          <w:color w:val="000000" w:themeColor="text1"/>
        </w:rPr>
      </w:pPr>
      <w:r w:rsidRPr="007E0F23">
        <w:rPr>
          <w:rFonts w:ascii="Arial" w:hAnsi="Arial" w:cs="Arial"/>
          <w:color w:val="000000" w:themeColor="text1"/>
        </w:rPr>
        <w:t>La parcelle cadastrale est l'élément unitaire de propriété du sol. Elle est formée par toute portion de terrain d'un seul tenant appartenant à un seul propriétaire (ou à une même indivision).</w:t>
      </w:r>
    </w:p>
    <w:p w:rsidR="00294020" w:rsidRPr="007E0F23" w:rsidRDefault="00294020">
      <w:pPr>
        <w:spacing w:line="276" w:lineRule="auto"/>
        <w:jc w:val="both"/>
        <w:rPr>
          <w:rFonts w:ascii="Arial" w:hAnsi="Arial" w:cs="Arial"/>
          <w:color w:val="000000" w:themeColor="text1"/>
        </w:rPr>
      </w:pPr>
    </w:p>
    <w:p w:rsidR="00294020" w:rsidRPr="007E0F23" w:rsidRDefault="00EA095A">
      <w:pPr>
        <w:pStyle w:val="Corpsdetexte"/>
        <w:spacing w:after="0"/>
        <w:jc w:val="both"/>
        <w:rPr>
          <w:rFonts w:ascii="Arial" w:hAnsi="Arial" w:cs="Arial"/>
          <w:color w:val="000000" w:themeColor="text1"/>
        </w:rPr>
      </w:pPr>
      <w:r w:rsidRPr="007E0F23">
        <w:rPr>
          <w:rFonts w:ascii="Arial" w:hAnsi="Arial" w:cs="Arial"/>
          <w:color w:val="000000" w:themeColor="text1"/>
        </w:rPr>
        <w:t xml:space="preserve">Les parcelles sont identifiées par un numéro attribué par section cadastrale dans un ordre continu à partir de l’unité. [Définition </w:t>
      </w:r>
      <w:hyperlink r:id="rId20">
        <w:r w:rsidRPr="007E0F23">
          <w:rPr>
            <w:rStyle w:val="Lienhypertexte"/>
            <w:rFonts w:ascii="Arial" w:hAnsi="Arial" w:cs="Arial"/>
            <w:color w:val="000000" w:themeColor="text1"/>
          </w:rPr>
          <w:t>APUR</w:t>
        </w:r>
      </w:hyperlink>
      <w:r w:rsidRPr="007E0F23">
        <w:rPr>
          <w:rFonts w:ascii="Arial" w:hAnsi="Arial" w:cs="Arial"/>
          <w:color w:val="000000" w:themeColor="text1"/>
        </w:rPr>
        <w:t>]</w:t>
      </w:r>
    </w:p>
    <w:p w:rsidR="00294020" w:rsidRPr="007E0F23" w:rsidRDefault="00294020">
      <w:pPr>
        <w:pStyle w:val="Corpsdetexte"/>
        <w:rPr>
          <w:rFonts w:ascii="Arial" w:hAnsi="Arial" w:cs="Arial"/>
          <w:b/>
          <w:bCs/>
          <w:color w:val="000000" w:themeColor="text1"/>
        </w:rPr>
      </w:pPr>
    </w:p>
    <w:p w:rsidR="00294020" w:rsidRPr="007E0F23" w:rsidRDefault="00EA095A">
      <w:pPr>
        <w:pStyle w:val="Corpsdetexte"/>
        <w:rPr>
          <w:rFonts w:ascii="Arial" w:hAnsi="Arial" w:cs="Arial"/>
          <w:b/>
          <w:bCs/>
          <w:color w:val="000000" w:themeColor="text1"/>
        </w:rPr>
      </w:pPr>
      <w:r w:rsidRPr="007E0F23">
        <w:rPr>
          <w:rFonts w:ascii="Arial" w:hAnsi="Arial" w:cs="Arial"/>
          <w:b/>
          <w:bCs/>
          <w:color w:val="000000" w:themeColor="text1"/>
        </w:rPr>
        <w:t>PLU</w:t>
      </w:r>
    </w:p>
    <w:p w:rsidR="00294020" w:rsidRPr="007E0F23" w:rsidRDefault="00EA095A">
      <w:pPr>
        <w:pStyle w:val="Corpsdetexte"/>
        <w:spacing w:after="0"/>
        <w:jc w:val="both"/>
        <w:rPr>
          <w:rFonts w:ascii="Arial" w:hAnsi="Arial" w:cs="Arial"/>
          <w:color w:val="000000" w:themeColor="text1"/>
        </w:rPr>
      </w:pPr>
      <w:r w:rsidRPr="007E0F23">
        <w:rPr>
          <w:rFonts w:ascii="Arial" w:hAnsi="Arial" w:cs="Arial"/>
          <w:color w:val="000000" w:themeColor="text1"/>
        </w:rPr>
        <w:t>Le plan local d’urbanisme est le principal document de planification à l’échelle communale et, de plus en plus fréquemment, intercommunale (</w:t>
      </w:r>
      <w:proofErr w:type="spellStart"/>
      <w:r w:rsidRPr="007E0F23">
        <w:rPr>
          <w:rFonts w:ascii="Arial" w:hAnsi="Arial" w:cs="Arial"/>
          <w:color w:val="000000" w:themeColor="text1"/>
        </w:rPr>
        <w:t>PLUi</w:t>
      </w:r>
      <w:proofErr w:type="spellEnd"/>
      <w:r w:rsidRPr="007E0F23">
        <w:rPr>
          <w:rFonts w:ascii="Arial" w:hAnsi="Arial" w:cs="Arial"/>
          <w:color w:val="000000" w:themeColor="text1"/>
        </w:rPr>
        <w:t>). Il a été créé par la loi Solidarité et Renouvellement Urbains (SRU) du 13 décembre 2000.</w:t>
      </w:r>
    </w:p>
    <w:p w:rsidR="00294020" w:rsidRPr="007E0F23" w:rsidRDefault="00294020">
      <w:pPr>
        <w:pStyle w:val="Corpsdetexte"/>
        <w:rPr>
          <w:rFonts w:ascii="Arial" w:hAnsi="Arial" w:cs="Arial"/>
          <w:color w:val="000000" w:themeColor="text1"/>
        </w:rPr>
      </w:pPr>
    </w:p>
    <w:p w:rsidR="00294020" w:rsidRPr="007E0F23" w:rsidRDefault="00EA095A">
      <w:pPr>
        <w:pStyle w:val="Corpsdetexte"/>
        <w:rPr>
          <w:rFonts w:ascii="Arial" w:hAnsi="Arial" w:cs="Arial"/>
          <w:b/>
          <w:bCs/>
          <w:color w:val="000000" w:themeColor="text1"/>
        </w:rPr>
      </w:pPr>
      <w:proofErr w:type="spellStart"/>
      <w:r w:rsidRPr="007E0F23">
        <w:rPr>
          <w:rFonts w:ascii="Arial" w:hAnsi="Arial" w:cs="Arial"/>
          <w:b/>
          <w:bCs/>
          <w:color w:val="000000" w:themeColor="text1"/>
        </w:rPr>
        <w:t>PLUi</w:t>
      </w:r>
      <w:proofErr w:type="spellEnd"/>
    </w:p>
    <w:p w:rsidR="00294020" w:rsidRPr="007E0F23" w:rsidRDefault="00EA095A">
      <w:pPr>
        <w:pStyle w:val="Corpsdetexte"/>
        <w:jc w:val="both"/>
        <w:rPr>
          <w:rFonts w:ascii="Arial" w:hAnsi="Arial" w:cs="Arial"/>
          <w:color w:val="000000" w:themeColor="text1"/>
        </w:rPr>
      </w:pPr>
      <w:r w:rsidRPr="007E0F23">
        <w:rPr>
          <w:rFonts w:ascii="Arial" w:hAnsi="Arial" w:cs="Arial"/>
          <w:color w:val="000000" w:themeColor="text1"/>
        </w:rPr>
        <w:t>PLU à l’échelle de plusieurs communes, consacré par la loi Engagement National pour l'Environnement dite ENE puis la "loi pour l’accès au logement et un urbanisme rénové" du 24 mars 2014, dite ALUR, comme le document de planification d’échelle la plus pertinente.</w:t>
      </w:r>
    </w:p>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Prescription</w:t>
      </w:r>
    </w:p>
    <w:p w:rsidR="00294020" w:rsidRPr="007E0F23" w:rsidRDefault="00EA095A">
      <w:pPr>
        <w:pStyle w:val="Corpsdetexte"/>
        <w:spacing w:after="0"/>
        <w:rPr>
          <w:rFonts w:ascii="Arial" w:hAnsi="Arial" w:cs="Arial"/>
          <w:color w:val="000000" w:themeColor="text1"/>
        </w:rPr>
      </w:pPr>
      <w:r w:rsidRPr="007E0F23">
        <w:rPr>
          <w:rFonts w:ascii="Arial" w:hAnsi="Arial" w:cs="Arial"/>
          <w:color w:val="000000" w:themeColor="text1"/>
        </w:rPr>
        <w:t xml:space="preserve">Une « prescription » au sens du présent standard se présente sous la forme d'une information surfacique, linéaire ou ponctuelle qui apparaît en superposition du zonage, sur les documents graphiques du PLU. [Définition </w:t>
      </w:r>
      <w:r w:rsidRPr="007E0F23">
        <w:rPr>
          <w:rFonts w:ascii="Arial" w:hAnsi="Arial" w:cs="Arial"/>
          <w:color w:val="000000" w:themeColor="text1"/>
          <w:u w:val="single"/>
        </w:rPr>
        <w:fldChar w:fldCharType="begin"/>
      </w:r>
      <w:r w:rsidRPr="007E0F23">
        <w:rPr>
          <w:rFonts w:ascii="Arial" w:hAnsi="Arial" w:cs="Arial"/>
          <w:color w:val="000000" w:themeColor="text1"/>
          <w:u w:val="single"/>
        </w:rPr>
        <w:instrText xml:space="preserve"> REF stdPLU \h </w:instrText>
      </w:r>
      <w:r w:rsidR="005D004F" w:rsidRPr="007E0F23">
        <w:rPr>
          <w:rFonts w:ascii="Arial" w:hAnsi="Arial" w:cs="Arial"/>
          <w:color w:val="000000" w:themeColor="text1"/>
          <w:u w:val="single"/>
        </w:rPr>
        <w:instrText xml:space="preserve"> \* MERGEFORMAT </w:instrText>
      </w:r>
      <w:r w:rsidRPr="007E0F23">
        <w:rPr>
          <w:rFonts w:ascii="Arial" w:hAnsi="Arial" w:cs="Arial"/>
          <w:color w:val="000000" w:themeColor="text1"/>
          <w:u w:val="single"/>
        </w:rPr>
      </w:r>
      <w:r w:rsidRPr="007E0F23">
        <w:rPr>
          <w:rFonts w:ascii="Arial" w:hAnsi="Arial" w:cs="Arial"/>
          <w:color w:val="000000" w:themeColor="text1"/>
          <w:u w:val="single"/>
        </w:rPr>
        <w:fldChar w:fldCharType="separate"/>
      </w:r>
      <w:r w:rsidRPr="007E0F23">
        <w:rPr>
          <w:rFonts w:ascii="Arial" w:hAnsi="Arial" w:cs="Arial"/>
          <w:color w:val="000000" w:themeColor="text1"/>
          <w:u w:val="single"/>
        </w:rPr>
        <w:t>Standard CNIG PLU</w:t>
      </w:r>
      <w:r w:rsidRPr="007E0F23">
        <w:rPr>
          <w:rFonts w:ascii="Arial" w:hAnsi="Arial" w:cs="Arial"/>
          <w:color w:val="000000" w:themeColor="text1"/>
          <w:u w:val="single"/>
        </w:rPr>
        <w:fldChar w:fldCharType="end"/>
      </w:r>
      <w:r w:rsidRPr="007E0F23">
        <w:rPr>
          <w:rFonts w:ascii="Arial" w:hAnsi="Arial" w:cs="Arial"/>
          <w:color w:val="000000" w:themeColor="text1"/>
        </w:rPr>
        <w:t>]</w:t>
      </w:r>
    </w:p>
    <w:p w:rsidR="00294020" w:rsidRPr="007E0F23" w:rsidRDefault="00294020">
      <w:pPr>
        <w:pStyle w:val="Corpsdetexte"/>
        <w:rPr>
          <w:rFonts w:ascii="Arial" w:hAnsi="Arial" w:cs="Arial"/>
          <w:color w:val="000000" w:themeColor="text1"/>
        </w:rPr>
      </w:pPr>
    </w:p>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Règlement d’urbanisme</w:t>
      </w:r>
    </w:p>
    <w:p w:rsidR="00294020" w:rsidRPr="007E0F23" w:rsidRDefault="00EA095A">
      <w:pPr>
        <w:pStyle w:val="Corpsdetexte"/>
        <w:spacing w:after="6"/>
        <w:jc w:val="both"/>
        <w:rPr>
          <w:rFonts w:ascii="Arial" w:hAnsi="Arial" w:cs="Arial"/>
          <w:color w:val="000000" w:themeColor="text1"/>
        </w:rPr>
      </w:pPr>
      <w:r w:rsidRPr="007E0F23">
        <w:rPr>
          <w:rFonts w:ascii="Arial" w:hAnsi="Arial" w:cs="Arial"/>
          <w:color w:val="000000" w:themeColor="text1"/>
        </w:rPr>
        <w:t>Le règlement (littéral et graphique) est opposable aux autorisations d’urbanisme en termes de conformité.</w:t>
      </w:r>
    </w:p>
    <w:p w:rsidR="00294020" w:rsidRPr="007E0F23" w:rsidRDefault="00EA095A">
      <w:pPr>
        <w:pStyle w:val="Corpsdetexte"/>
        <w:spacing w:after="6"/>
        <w:jc w:val="both"/>
        <w:rPr>
          <w:rFonts w:ascii="Arial" w:hAnsi="Arial" w:cs="Arial"/>
          <w:color w:val="000000" w:themeColor="text1"/>
        </w:rPr>
      </w:pPr>
      <w:r w:rsidRPr="007E0F23">
        <w:rPr>
          <w:rFonts w:ascii="Arial" w:hAnsi="Arial" w:cs="Arial"/>
          <w:color w:val="000000" w:themeColor="text1"/>
        </w:rPr>
        <w:t>Dans chaque zone le règlement fixe des règles, et elles peuvent être différenciées selon la destination ou la sous-destination des constructions.</w:t>
      </w:r>
    </w:p>
    <w:p w:rsidR="00294020" w:rsidRPr="007E0F23" w:rsidRDefault="00294020">
      <w:pPr>
        <w:rPr>
          <w:rFonts w:ascii="Arial" w:hAnsi="Arial" w:cs="Arial"/>
          <w:color w:val="000000" w:themeColor="text1"/>
        </w:rPr>
      </w:pPr>
    </w:p>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Secteur de projet</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Aire géographique sur laquelle s’étend un projet de construction. Elle comprend une ou plusieurs parcelles.</w:t>
      </w:r>
    </w:p>
    <w:p w:rsidR="00294020" w:rsidRPr="007E0F23" w:rsidRDefault="00294020">
      <w:pPr>
        <w:pStyle w:val="Titredetableau"/>
        <w:jc w:val="left"/>
        <w:rPr>
          <w:rFonts w:ascii="Arial" w:hAnsi="Arial" w:cs="Arial"/>
          <w:color w:val="000000" w:themeColor="text1"/>
        </w:rPr>
      </w:pPr>
    </w:p>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Zonage</w:t>
      </w:r>
    </w:p>
    <w:p w:rsidR="00294020" w:rsidRPr="007E0F23" w:rsidRDefault="00EA095A">
      <w:pPr>
        <w:jc w:val="both"/>
        <w:rPr>
          <w:rFonts w:ascii="Arial" w:hAnsi="Arial" w:cs="Arial"/>
          <w:color w:val="000000" w:themeColor="text1"/>
        </w:rPr>
      </w:pPr>
      <w:r w:rsidRPr="007E0F23">
        <w:rPr>
          <w:rFonts w:ascii="Arial" w:hAnsi="Arial" w:cs="Arial"/>
          <w:color w:val="000000" w:themeColor="text1"/>
        </w:rPr>
        <w:t xml:space="preserve">Le zonage est décrit dans le code de l'urbanisme sur la base d’une partition stricte, sans intersection possible, dans les quatre types de zones (urbaine, à urbaniser, agricole, naturelle et forestière). [Définition </w:t>
      </w:r>
      <w:r w:rsidRPr="007E0F23">
        <w:rPr>
          <w:rFonts w:ascii="Arial" w:hAnsi="Arial" w:cs="Arial"/>
          <w:color w:val="000000" w:themeColor="text1"/>
          <w:u w:val="single"/>
        </w:rPr>
        <w:fldChar w:fldCharType="begin"/>
      </w:r>
      <w:r w:rsidRPr="007E0F23">
        <w:rPr>
          <w:rFonts w:ascii="Arial" w:hAnsi="Arial" w:cs="Arial"/>
          <w:color w:val="000000" w:themeColor="text1"/>
          <w:u w:val="single"/>
        </w:rPr>
        <w:instrText xml:space="preserve"> REF stdPLU \h </w:instrText>
      </w:r>
      <w:r w:rsidR="005D004F" w:rsidRPr="007E0F23">
        <w:rPr>
          <w:rFonts w:ascii="Arial" w:hAnsi="Arial" w:cs="Arial"/>
          <w:color w:val="000000" w:themeColor="text1"/>
          <w:u w:val="single"/>
        </w:rPr>
        <w:instrText xml:space="preserve"> \* MERGEFORMAT </w:instrText>
      </w:r>
      <w:r w:rsidRPr="007E0F23">
        <w:rPr>
          <w:rFonts w:ascii="Arial" w:hAnsi="Arial" w:cs="Arial"/>
          <w:color w:val="000000" w:themeColor="text1"/>
          <w:u w:val="single"/>
        </w:rPr>
      </w:r>
      <w:r w:rsidRPr="007E0F23">
        <w:rPr>
          <w:rFonts w:ascii="Arial" w:hAnsi="Arial" w:cs="Arial"/>
          <w:color w:val="000000" w:themeColor="text1"/>
          <w:u w:val="single"/>
        </w:rPr>
        <w:fldChar w:fldCharType="separate"/>
      </w:r>
      <w:r w:rsidRPr="007E0F23">
        <w:rPr>
          <w:rFonts w:ascii="Arial" w:hAnsi="Arial" w:cs="Arial"/>
          <w:color w:val="000000" w:themeColor="text1"/>
          <w:u w:val="single"/>
        </w:rPr>
        <w:t>Standard CNIG PLU</w:t>
      </w:r>
      <w:r w:rsidRPr="007E0F23">
        <w:rPr>
          <w:rFonts w:ascii="Arial" w:hAnsi="Arial" w:cs="Arial"/>
          <w:color w:val="000000" w:themeColor="text1"/>
          <w:u w:val="single"/>
        </w:rPr>
        <w:fldChar w:fldCharType="end"/>
      </w:r>
      <w:r w:rsidRPr="007E0F23">
        <w:rPr>
          <w:rFonts w:ascii="Arial" w:hAnsi="Arial" w:cs="Arial"/>
          <w:color w:val="000000" w:themeColor="text1"/>
        </w:rPr>
        <w:t>].</w:t>
      </w:r>
    </w:p>
    <w:p w:rsidR="00294020" w:rsidRPr="007E0F23" w:rsidRDefault="00294020">
      <w:pPr>
        <w:rPr>
          <w:rFonts w:ascii="Arial" w:hAnsi="Arial" w:cs="Arial"/>
          <w:color w:val="000000" w:themeColor="text1"/>
        </w:rPr>
      </w:pPr>
    </w:p>
    <w:p w:rsidR="00294020" w:rsidRPr="007E0F23" w:rsidRDefault="00EA095A">
      <w:pPr>
        <w:rPr>
          <w:rFonts w:ascii="Arial" w:hAnsi="Arial" w:cs="Arial"/>
          <w:color w:val="000000" w:themeColor="text1"/>
        </w:rPr>
      </w:pPr>
      <w:r w:rsidRPr="007E0F23">
        <w:rPr>
          <w:rFonts w:ascii="Arial" w:hAnsi="Arial" w:cs="Arial"/>
          <w:color w:val="000000" w:themeColor="text1"/>
        </w:rPr>
        <w:t>Note : le terme zonage peut être également utilisé pour désigner un type de zone.</w:t>
      </w:r>
    </w:p>
    <w:p w:rsidR="00294020" w:rsidRPr="007E0F23" w:rsidRDefault="00294020">
      <w:pPr>
        <w:pStyle w:val="Titredetableau"/>
        <w:jc w:val="left"/>
        <w:rPr>
          <w:rFonts w:ascii="Arial" w:hAnsi="Arial" w:cs="Arial"/>
          <w:color w:val="000000" w:themeColor="text1"/>
        </w:rPr>
      </w:pPr>
    </w:p>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Zone</w:t>
      </w:r>
    </w:p>
    <w:p w:rsidR="00294020" w:rsidRPr="007E0F23" w:rsidRDefault="00EA095A">
      <w:pPr>
        <w:jc w:val="both"/>
        <w:rPr>
          <w:rFonts w:ascii="Arial" w:hAnsi="Arial" w:cs="Arial"/>
          <w:color w:val="000000" w:themeColor="text1"/>
        </w:rPr>
      </w:pPr>
      <w:r w:rsidRPr="007E0F23">
        <w:rPr>
          <w:rFonts w:ascii="Arial" w:hAnsi="Arial" w:cs="Arial"/>
          <w:color w:val="000000" w:themeColor="text1"/>
        </w:rPr>
        <w:t xml:space="preserve">Le Code de l’urbanisme définit quatre grands types de zones (R.151-17 à R.151-25) : les zones urbaines (U), les zones à urbaniser (AU), les zones agricoles (A) et les zones naturelles et forestières (N). Ces zones sont délimitées sur un ou plusieurs documents graphiques du règlement. [Définition </w:t>
      </w:r>
      <w:r w:rsidRPr="007E0F23">
        <w:rPr>
          <w:rFonts w:ascii="Arial" w:hAnsi="Arial" w:cs="Arial"/>
          <w:color w:val="000000" w:themeColor="text1"/>
          <w:u w:val="single"/>
        </w:rPr>
        <w:fldChar w:fldCharType="begin"/>
      </w:r>
      <w:r w:rsidRPr="007E0F23">
        <w:rPr>
          <w:rFonts w:ascii="Arial" w:hAnsi="Arial" w:cs="Arial"/>
          <w:color w:val="000000" w:themeColor="text1"/>
          <w:u w:val="single"/>
        </w:rPr>
        <w:instrText xml:space="preserve"> REF stdPLU \h </w:instrText>
      </w:r>
      <w:r w:rsidR="005D004F" w:rsidRPr="007E0F23">
        <w:rPr>
          <w:rFonts w:ascii="Arial" w:hAnsi="Arial" w:cs="Arial"/>
          <w:color w:val="000000" w:themeColor="text1"/>
          <w:u w:val="single"/>
        </w:rPr>
        <w:instrText xml:space="preserve"> \* MERGEFORMAT </w:instrText>
      </w:r>
      <w:r w:rsidRPr="007E0F23">
        <w:rPr>
          <w:rFonts w:ascii="Arial" w:hAnsi="Arial" w:cs="Arial"/>
          <w:color w:val="000000" w:themeColor="text1"/>
          <w:u w:val="single"/>
        </w:rPr>
      </w:r>
      <w:r w:rsidRPr="007E0F23">
        <w:rPr>
          <w:rFonts w:ascii="Arial" w:hAnsi="Arial" w:cs="Arial"/>
          <w:color w:val="000000" w:themeColor="text1"/>
          <w:u w:val="single"/>
        </w:rPr>
        <w:fldChar w:fldCharType="separate"/>
      </w:r>
      <w:r w:rsidRPr="007E0F23">
        <w:rPr>
          <w:rFonts w:ascii="Arial" w:hAnsi="Arial" w:cs="Arial"/>
          <w:color w:val="000000" w:themeColor="text1"/>
          <w:u w:val="single"/>
        </w:rPr>
        <w:t>Standard CNIG PLU</w:t>
      </w:r>
      <w:r w:rsidRPr="007E0F23">
        <w:rPr>
          <w:rFonts w:ascii="Arial" w:hAnsi="Arial" w:cs="Arial"/>
          <w:color w:val="000000" w:themeColor="text1"/>
          <w:u w:val="single"/>
        </w:rPr>
        <w:fldChar w:fldCharType="end"/>
      </w:r>
      <w:r w:rsidRPr="007E0F23">
        <w:rPr>
          <w:rFonts w:ascii="Arial" w:hAnsi="Arial" w:cs="Arial"/>
          <w:color w:val="000000" w:themeColor="text1"/>
        </w:rPr>
        <w:t>]</w:t>
      </w:r>
    </w:p>
    <w:p w:rsidR="00294020" w:rsidRPr="007E0F23" w:rsidRDefault="00EA095A">
      <w:pPr>
        <w:pStyle w:val="Titre1"/>
        <w:numPr>
          <w:ilvl w:val="0"/>
          <w:numId w:val="11"/>
        </w:numPr>
        <w:rPr>
          <w:rFonts w:ascii="Arial" w:hAnsi="Arial"/>
          <w:color w:val="000000" w:themeColor="text1"/>
        </w:rPr>
      </w:pPr>
      <w:bookmarkStart w:id="235" w:name="_Toc129020152"/>
      <w:bookmarkStart w:id="236" w:name="_Toc158389260"/>
      <w:r w:rsidRPr="007E0F23">
        <w:rPr>
          <w:rFonts w:ascii="Arial" w:hAnsi="Arial"/>
          <w:color w:val="000000" w:themeColor="text1"/>
        </w:rPr>
        <w:lastRenderedPageBreak/>
        <w:t>Acronymes</w:t>
      </w:r>
      <w:bookmarkEnd w:id="235"/>
      <w:bookmarkEnd w:id="236"/>
    </w:p>
    <w:tbl>
      <w:tblPr>
        <w:tblW w:w="9654" w:type="dxa"/>
        <w:tblInd w:w="53" w:type="dxa"/>
        <w:tblLayout w:type="fixed"/>
        <w:tblCellMar>
          <w:top w:w="55" w:type="dxa"/>
          <w:left w:w="55" w:type="dxa"/>
          <w:bottom w:w="55" w:type="dxa"/>
          <w:right w:w="55" w:type="dxa"/>
        </w:tblCellMar>
        <w:tblLook w:val="0000" w:firstRow="0" w:lastRow="0" w:firstColumn="0" w:lastColumn="0" w:noHBand="0" w:noVBand="0"/>
      </w:tblPr>
      <w:tblGrid>
        <w:gridCol w:w="2309"/>
        <w:gridCol w:w="7345"/>
      </w:tblGrid>
      <w:tr w:rsidR="00294020" w:rsidRPr="007E0F23">
        <w:tc>
          <w:tcPr>
            <w:tcW w:w="2309" w:type="dxa"/>
            <w:tcBorders>
              <w:top w:val="single" w:sz="2" w:space="0" w:color="000000"/>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ADS</w:t>
            </w:r>
          </w:p>
        </w:tc>
        <w:tc>
          <w:tcPr>
            <w:tcW w:w="7344" w:type="dxa"/>
            <w:tcBorders>
              <w:top w:val="single" w:sz="2" w:space="0" w:color="000000"/>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Application du Droit du Sol</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API</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 xml:space="preserve">Application </w:t>
            </w:r>
            <w:proofErr w:type="spellStart"/>
            <w:r w:rsidRPr="007E0F23">
              <w:rPr>
                <w:rFonts w:ascii="Arial" w:hAnsi="Arial" w:cs="Arial"/>
                <w:color w:val="000000" w:themeColor="text1"/>
                <w:szCs w:val="18"/>
              </w:rPr>
              <w:t>Programming</w:t>
            </w:r>
            <w:proofErr w:type="spellEnd"/>
            <w:r w:rsidRPr="007E0F23">
              <w:rPr>
                <w:rFonts w:ascii="Arial" w:hAnsi="Arial" w:cs="Arial"/>
                <w:color w:val="000000" w:themeColor="text1"/>
                <w:szCs w:val="18"/>
              </w:rPr>
              <w:t xml:space="preserve"> Interface</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CC</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Carte Communale</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CNIG</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Conseil National de l'Information Géolocalisée</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CSS</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proofErr w:type="spellStart"/>
            <w:r w:rsidRPr="007E0F23">
              <w:rPr>
                <w:rFonts w:ascii="Arial" w:hAnsi="Arial" w:cs="Arial"/>
                <w:color w:val="000000" w:themeColor="text1"/>
                <w:szCs w:val="18"/>
              </w:rPr>
              <w:t>Cascading</w:t>
            </w:r>
            <w:proofErr w:type="spellEnd"/>
            <w:r w:rsidRPr="007E0F23">
              <w:rPr>
                <w:rFonts w:ascii="Arial" w:hAnsi="Arial" w:cs="Arial"/>
                <w:color w:val="000000" w:themeColor="text1"/>
                <w:szCs w:val="18"/>
              </w:rPr>
              <w:t xml:space="preserve"> Style </w:t>
            </w:r>
            <w:proofErr w:type="spellStart"/>
            <w:r w:rsidRPr="007E0F23">
              <w:rPr>
                <w:rFonts w:ascii="Arial" w:hAnsi="Arial" w:cs="Arial"/>
                <w:color w:val="000000" w:themeColor="text1"/>
                <w:szCs w:val="18"/>
              </w:rPr>
              <w:t>Sheets</w:t>
            </w:r>
            <w:proofErr w:type="spellEnd"/>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GT CNIG DDU</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Groupe du CNIG « Dématérialisation des Documents d’Urbanisme »</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DGALN</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Direction Générale de l'Aménagement, du Logement et de la Nature</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GPU</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proofErr w:type="spellStart"/>
            <w:r w:rsidRPr="007E0F23">
              <w:rPr>
                <w:rFonts w:ascii="Arial" w:hAnsi="Arial" w:cs="Arial"/>
                <w:color w:val="000000" w:themeColor="text1"/>
                <w:szCs w:val="18"/>
              </w:rPr>
              <w:t>Géoportail</w:t>
            </w:r>
            <w:proofErr w:type="spellEnd"/>
            <w:r w:rsidRPr="007E0F23">
              <w:rPr>
                <w:rFonts w:ascii="Arial" w:hAnsi="Arial" w:cs="Arial"/>
                <w:color w:val="000000" w:themeColor="text1"/>
                <w:szCs w:val="18"/>
              </w:rPr>
              <w:t xml:space="preserve"> de l’urbanisme [https://www.geoportail-urbanisme.gouv.fr/]</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HTML</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 xml:space="preserve">HyperText </w:t>
            </w:r>
            <w:proofErr w:type="spellStart"/>
            <w:r w:rsidRPr="007E0F23">
              <w:rPr>
                <w:rFonts w:ascii="Arial" w:hAnsi="Arial" w:cs="Arial"/>
                <w:color w:val="000000" w:themeColor="text1"/>
                <w:szCs w:val="18"/>
              </w:rPr>
              <w:t>Markup</w:t>
            </w:r>
            <w:proofErr w:type="spellEnd"/>
            <w:r w:rsidRPr="007E0F23">
              <w:rPr>
                <w:rFonts w:ascii="Arial" w:hAnsi="Arial" w:cs="Arial"/>
                <w:color w:val="000000" w:themeColor="text1"/>
                <w:szCs w:val="18"/>
              </w:rPr>
              <w:t xml:space="preserve"> </w:t>
            </w:r>
            <w:proofErr w:type="spellStart"/>
            <w:r w:rsidRPr="007E0F23">
              <w:rPr>
                <w:rFonts w:ascii="Arial" w:hAnsi="Arial" w:cs="Arial"/>
                <w:color w:val="000000" w:themeColor="text1"/>
                <w:szCs w:val="18"/>
              </w:rPr>
              <w:t>Language</w:t>
            </w:r>
            <w:proofErr w:type="spellEnd"/>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IGN</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Institut national de l’information géographique et forestière</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INSEE</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Institut National de la Statistique et des Études Économiques</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ISO</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 xml:space="preserve">International Organization for </w:t>
            </w:r>
            <w:proofErr w:type="spellStart"/>
            <w:r w:rsidRPr="007E0F23">
              <w:rPr>
                <w:rFonts w:ascii="Arial" w:hAnsi="Arial" w:cs="Arial"/>
                <w:color w:val="000000" w:themeColor="text1"/>
                <w:szCs w:val="18"/>
              </w:rPr>
              <w:t>Standardization</w:t>
            </w:r>
            <w:proofErr w:type="spellEnd"/>
          </w:p>
        </w:tc>
      </w:tr>
      <w:tr w:rsidR="00294020" w:rsidRPr="007E0F23">
        <w:tc>
          <w:tcPr>
            <w:tcW w:w="2309" w:type="dxa"/>
            <w:tcBorders>
              <w:left w:val="single" w:sz="2" w:space="0" w:color="000000"/>
              <w:bottom w:val="single" w:sz="2" w:space="0" w:color="000000"/>
            </w:tcBorders>
          </w:tcPr>
          <w:p w:rsidR="00294020" w:rsidRPr="007E0F23" w:rsidRDefault="00EA095A">
            <w:pPr>
              <w:snapToGrid w:val="0"/>
              <w:ind w:left="113"/>
              <w:rPr>
                <w:rFonts w:ascii="Arial" w:hAnsi="Arial" w:cs="Arial"/>
                <w:color w:val="000000" w:themeColor="text1"/>
                <w:szCs w:val="18"/>
              </w:rPr>
            </w:pPr>
            <w:r w:rsidRPr="007E0F23">
              <w:rPr>
                <w:rFonts w:ascii="Arial" w:hAnsi="Arial" w:cs="Arial"/>
                <w:color w:val="000000" w:themeColor="text1"/>
                <w:szCs w:val="18"/>
              </w:rPr>
              <w:t>MEL</w:t>
            </w:r>
          </w:p>
        </w:tc>
        <w:tc>
          <w:tcPr>
            <w:tcW w:w="7344" w:type="dxa"/>
            <w:tcBorders>
              <w:left w:val="single" w:sz="2" w:space="0" w:color="000000"/>
              <w:bottom w:val="single" w:sz="2" w:space="0" w:color="000000"/>
              <w:right w:val="single" w:sz="2" w:space="0" w:color="000000"/>
            </w:tcBorders>
          </w:tcPr>
          <w:p w:rsidR="00294020" w:rsidRPr="007E0F23" w:rsidRDefault="00EA095A">
            <w:pPr>
              <w:snapToGrid w:val="0"/>
              <w:ind w:left="113"/>
              <w:rPr>
                <w:rFonts w:ascii="Arial" w:hAnsi="Arial" w:cs="Arial"/>
                <w:color w:val="000000" w:themeColor="text1"/>
                <w:szCs w:val="18"/>
              </w:rPr>
            </w:pPr>
            <w:r w:rsidRPr="007E0F23">
              <w:rPr>
                <w:rFonts w:ascii="Arial" w:hAnsi="Arial" w:cs="Arial"/>
                <w:color w:val="000000" w:themeColor="text1"/>
                <w:szCs w:val="18"/>
              </w:rPr>
              <w:t>Métropole Européenne de Lille</w:t>
            </w:r>
          </w:p>
        </w:tc>
      </w:tr>
      <w:tr w:rsidR="00294020" w:rsidRPr="007E0F23">
        <w:tc>
          <w:tcPr>
            <w:tcW w:w="2309" w:type="dxa"/>
            <w:tcBorders>
              <w:left w:val="single" w:sz="2" w:space="0" w:color="000000"/>
              <w:bottom w:val="single" w:sz="2" w:space="0" w:color="000000"/>
            </w:tcBorders>
          </w:tcPr>
          <w:p w:rsidR="00294020" w:rsidRPr="007E0F23" w:rsidRDefault="00EA095A">
            <w:pPr>
              <w:snapToGrid w:val="0"/>
              <w:ind w:left="113"/>
              <w:rPr>
                <w:rFonts w:ascii="Arial" w:hAnsi="Arial" w:cs="Arial"/>
                <w:color w:val="000000" w:themeColor="text1"/>
                <w:szCs w:val="18"/>
              </w:rPr>
            </w:pPr>
            <w:r w:rsidRPr="007E0F23">
              <w:rPr>
                <w:rFonts w:ascii="Arial" w:hAnsi="Arial" w:cs="Arial"/>
                <w:color w:val="000000" w:themeColor="text1"/>
                <w:szCs w:val="18"/>
              </w:rPr>
              <w:t>MTES - MCT</w:t>
            </w:r>
          </w:p>
        </w:tc>
        <w:tc>
          <w:tcPr>
            <w:tcW w:w="7344" w:type="dxa"/>
            <w:tcBorders>
              <w:left w:val="single" w:sz="2" w:space="0" w:color="000000"/>
              <w:bottom w:val="single" w:sz="2" w:space="0" w:color="000000"/>
              <w:right w:val="single" w:sz="2" w:space="0" w:color="000000"/>
            </w:tcBorders>
          </w:tcPr>
          <w:p w:rsidR="00294020" w:rsidRPr="007E0F23" w:rsidRDefault="00EA095A">
            <w:pPr>
              <w:snapToGrid w:val="0"/>
              <w:ind w:left="113"/>
              <w:rPr>
                <w:rFonts w:ascii="Arial" w:hAnsi="Arial" w:cs="Arial"/>
                <w:color w:val="000000" w:themeColor="text1"/>
                <w:szCs w:val="18"/>
              </w:rPr>
            </w:pPr>
            <w:r w:rsidRPr="007E0F23">
              <w:rPr>
                <w:rFonts w:ascii="Arial" w:hAnsi="Arial" w:cs="Arial"/>
                <w:color w:val="000000" w:themeColor="text1"/>
                <w:szCs w:val="18"/>
              </w:rPr>
              <w:t>Ministère de la transition écologique et solidaire - Ministère de la cohésion des Territoires</w:t>
            </w:r>
          </w:p>
        </w:tc>
      </w:tr>
      <w:tr w:rsidR="00294020" w:rsidRPr="007E0F23">
        <w:tc>
          <w:tcPr>
            <w:tcW w:w="2309" w:type="dxa"/>
            <w:tcBorders>
              <w:left w:val="single" w:sz="2" w:space="0" w:color="000000"/>
              <w:bottom w:val="single" w:sz="2" w:space="0" w:color="000000"/>
            </w:tcBorders>
          </w:tcPr>
          <w:p w:rsidR="00294020" w:rsidRPr="007E0F23" w:rsidRDefault="00EA095A">
            <w:pPr>
              <w:snapToGrid w:val="0"/>
              <w:ind w:left="113"/>
              <w:rPr>
                <w:rFonts w:ascii="Arial" w:hAnsi="Arial" w:cs="Arial"/>
                <w:color w:val="000000" w:themeColor="text1"/>
                <w:szCs w:val="18"/>
              </w:rPr>
            </w:pPr>
            <w:r w:rsidRPr="007E0F23">
              <w:rPr>
                <w:rFonts w:ascii="Arial" w:hAnsi="Arial" w:cs="Arial"/>
                <w:color w:val="000000" w:themeColor="text1"/>
                <w:szCs w:val="18"/>
              </w:rPr>
              <w:t>OAP</w:t>
            </w:r>
          </w:p>
        </w:tc>
        <w:tc>
          <w:tcPr>
            <w:tcW w:w="7344" w:type="dxa"/>
            <w:tcBorders>
              <w:left w:val="single" w:sz="2" w:space="0" w:color="000000"/>
              <w:bottom w:val="single" w:sz="2" w:space="0" w:color="000000"/>
              <w:right w:val="single" w:sz="2" w:space="0" w:color="000000"/>
            </w:tcBorders>
          </w:tcPr>
          <w:p w:rsidR="00294020" w:rsidRPr="007E0F23" w:rsidRDefault="00EA095A">
            <w:pPr>
              <w:snapToGrid w:val="0"/>
              <w:ind w:left="113"/>
              <w:rPr>
                <w:rFonts w:ascii="Arial" w:hAnsi="Arial" w:cs="Arial"/>
                <w:color w:val="000000" w:themeColor="text1"/>
                <w:szCs w:val="18"/>
              </w:rPr>
            </w:pPr>
            <w:r w:rsidRPr="007E0F23">
              <w:rPr>
                <w:rFonts w:ascii="Arial" w:hAnsi="Arial" w:cs="Arial"/>
                <w:color w:val="000000" w:themeColor="text1"/>
                <w:szCs w:val="18"/>
              </w:rPr>
              <w:t>Orientations d’Aménagement et de Programmation</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 xml:space="preserve">PLU  -  </w:t>
            </w:r>
            <w:proofErr w:type="spellStart"/>
            <w:r w:rsidRPr="007E0F23">
              <w:rPr>
                <w:rFonts w:ascii="Arial" w:hAnsi="Arial" w:cs="Arial"/>
                <w:color w:val="000000" w:themeColor="text1"/>
                <w:szCs w:val="18"/>
              </w:rPr>
              <w:t>PLUi</w:t>
            </w:r>
            <w:proofErr w:type="spellEnd"/>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Plan Local d'Urbanisme  -  Plan Local d'Urbanisme Intercommunal</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POS</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Plan d’Occupation des Sols</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PSMV</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Plan de Sauvegarde et de Mise en Valeur</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SG6</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Sous-groupe du GT CNIG DDU dédié à l’élaboration du standard SRU</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SIG</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Système d’Information Géographique</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UML</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proofErr w:type="spellStart"/>
            <w:r w:rsidRPr="007E0F23">
              <w:rPr>
                <w:rFonts w:ascii="Arial" w:hAnsi="Arial" w:cs="Arial"/>
                <w:color w:val="000000" w:themeColor="text1"/>
                <w:szCs w:val="18"/>
              </w:rPr>
              <w:t>Unified</w:t>
            </w:r>
            <w:proofErr w:type="spellEnd"/>
            <w:r w:rsidRPr="007E0F23">
              <w:rPr>
                <w:rFonts w:ascii="Arial" w:hAnsi="Arial" w:cs="Arial"/>
                <w:color w:val="000000" w:themeColor="text1"/>
                <w:szCs w:val="18"/>
              </w:rPr>
              <w:t xml:space="preserve"> </w:t>
            </w:r>
            <w:proofErr w:type="spellStart"/>
            <w:r w:rsidRPr="007E0F23">
              <w:rPr>
                <w:rFonts w:ascii="Arial" w:hAnsi="Arial" w:cs="Arial"/>
                <w:color w:val="000000" w:themeColor="text1"/>
                <w:szCs w:val="18"/>
              </w:rPr>
              <w:t>Modeling</w:t>
            </w:r>
            <w:proofErr w:type="spellEnd"/>
            <w:r w:rsidRPr="007E0F23">
              <w:rPr>
                <w:rFonts w:ascii="Arial" w:hAnsi="Arial" w:cs="Arial"/>
                <w:color w:val="000000" w:themeColor="text1"/>
                <w:szCs w:val="18"/>
              </w:rPr>
              <w:t xml:space="preserve"> </w:t>
            </w:r>
            <w:proofErr w:type="spellStart"/>
            <w:r w:rsidRPr="007E0F23">
              <w:rPr>
                <w:rFonts w:ascii="Arial" w:hAnsi="Arial" w:cs="Arial"/>
                <w:color w:val="000000" w:themeColor="text1"/>
                <w:szCs w:val="18"/>
              </w:rPr>
              <w:t>Language</w:t>
            </w:r>
            <w:proofErr w:type="spellEnd"/>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URI</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Unique Resource Identifier</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URL</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Unique Resource Locator</w:t>
            </w:r>
          </w:p>
        </w:tc>
      </w:tr>
      <w:tr w:rsidR="00294020" w:rsidRPr="007E0F23">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W3C</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World Wide Web Consortium</w:t>
            </w:r>
          </w:p>
        </w:tc>
      </w:tr>
      <w:tr w:rsidR="00294020" w:rsidRPr="007E0F23">
        <w:trPr>
          <w:trHeight w:val="363"/>
        </w:trPr>
        <w:tc>
          <w:tcPr>
            <w:tcW w:w="2309" w:type="dxa"/>
            <w:tcBorders>
              <w:left w:val="single" w:sz="2" w:space="0" w:color="000000"/>
              <w:bottom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XHTML</w:t>
            </w:r>
          </w:p>
        </w:tc>
        <w:tc>
          <w:tcPr>
            <w:tcW w:w="7344" w:type="dxa"/>
            <w:tcBorders>
              <w:left w:val="single" w:sz="2" w:space="0" w:color="000000"/>
              <w:bottom w:val="single" w:sz="2" w:space="0" w:color="000000"/>
              <w:right w:val="single" w:sz="2" w:space="0" w:color="000000"/>
            </w:tcBorders>
          </w:tcPr>
          <w:p w:rsidR="00294020" w:rsidRPr="007E0F23" w:rsidRDefault="00EA095A">
            <w:pPr>
              <w:pStyle w:val="TexteFragment"/>
              <w:spacing w:before="0"/>
              <w:rPr>
                <w:rFonts w:ascii="Arial" w:hAnsi="Arial" w:cs="Arial"/>
                <w:color w:val="000000" w:themeColor="text1"/>
                <w:szCs w:val="18"/>
              </w:rPr>
            </w:pPr>
            <w:r w:rsidRPr="007E0F23">
              <w:rPr>
                <w:rFonts w:ascii="Arial" w:hAnsi="Arial" w:cs="Arial"/>
                <w:color w:val="000000" w:themeColor="text1"/>
                <w:szCs w:val="18"/>
              </w:rPr>
              <w:t xml:space="preserve">Extensible HyperText </w:t>
            </w:r>
            <w:proofErr w:type="spellStart"/>
            <w:r w:rsidRPr="007E0F23">
              <w:rPr>
                <w:rFonts w:ascii="Arial" w:hAnsi="Arial" w:cs="Arial"/>
                <w:color w:val="000000" w:themeColor="text1"/>
                <w:szCs w:val="18"/>
              </w:rPr>
              <w:t>Markup</w:t>
            </w:r>
            <w:proofErr w:type="spellEnd"/>
            <w:r w:rsidRPr="007E0F23">
              <w:rPr>
                <w:rFonts w:ascii="Arial" w:hAnsi="Arial" w:cs="Arial"/>
                <w:color w:val="000000" w:themeColor="text1"/>
                <w:szCs w:val="18"/>
              </w:rPr>
              <w:t xml:space="preserve"> </w:t>
            </w:r>
            <w:proofErr w:type="spellStart"/>
            <w:r w:rsidRPr="007E0F23">
              <w:rPr>
                <w:rFonts w:ascii="Arial" w:hAnsi="Arial" w:cs="Arial"/>
                <w:color w:val="000000" w:themeColor="text1"/>
                <w:szCs w:val="18"/>
              </w:rPr>
              <w:t>Language</w:t>
            </w:r>
            <w:proofErr w:type="spellEnd"/>
          </w:p>
        </w:tc>
      </w:tr>
    </w:tbl>
    <w:p w:rsidR="00294020" w:rsidRPr="007E0F23" w:rsidRDefault="00EA095A">
      <w:pPr>
        <w:pStyle w:val="Titre1"/>
        <w:numPr>
          <w:ilvl w:val="0"/>
          <w:numId w:val="11"/>
        </w:numPr>
        <w:jc w:val="left"/>
        <w:rPr>
          <w:rFonts w:ascii="Arial" w:hAnsi="Arial"/>
          <w:color w:val="000000" w:themeColor="text1"/>
        </w:rPr>
      </w:pPr>
      <w:bookmarkStart w:id="237" w:name="_Toc129020153"/>
      <w:bookmarkStart w:id="238" w:name="_Toc158389261"/>
      <w:r w:rsidRPr="007E0F23">
        <w:rPr>
          <w:rFonts w:ascii="Arial" w:hAnsi="Arial"/>
          <w:color w:val="000000" w:themeColor="text1"/>
        </w:rPr>
        <w:lastRenderedPageBreak/>
        <w:t>Présentation du standard SRU niveau 2</w:t>
      </w:r>
      <w:bookmarkStart w:id="239" w:name="_Toc129020154"/>
      <w:bookmarkEnd w:id="237"/>
      <w:bookmarkEnd w:id="238"/>
      <w:r w:rsidRPr="007E0F23">
        <w:rPr>
          <w:rFonts w:ascii="Arial" w:hAnsi="Arial"/>
          <w:color w:val="000000" w:themeColor="text1"/>
        </w:rPr>
        <w:t xml:space="preserve"> </w:t>
      </w:r>
      <w:bookmarkEnd w:id="239"/>
    </w:p>
    <w:p w:rsidR="00294020" w:rsidRPr="007E0F23" w:rsidRDefault="00294020">
      <w:pPr>
        <w:pStyle w:val="Corpsdetexte"/>
        <w:rPr>
          <w:rFonts w:ascii="Arial" w:hAnsi="Arial" w:cs="Arial"/>
          <w:color w:val="000000" w:themeColor="text1"/>
        </w:rPr>
      </w:pPr>
    </w:p>
    <w:tbl>
      <w:tblPr>
        <w:tblW w:w="5000" w:type="pct"/>
        <w:tblInd w:w="-5" w:type="dxa"/>
        <w:tblLayout w:type="fixed"/>
        <w:tblCellMar>
          <w:left w:w="5" w:type="dxa"/>
          <w:right w:w="5" w:type="dxa"/>
        </w:tblCellMar>
        <w:tblLook w:val="0000" w:firstRow="0" w:lastRow="0" w:firstColumn="0" w:lastColumn="0" w:noHBand="0" w:noVBand="0"/>
      </w:tblPr>
      <w:tblGrid>
        <w:gridCol w:w="2319"/>
        <w:gridCol w:w="7329"/>
      </w:tblGrid>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rPr>
            </w:pPr>
            <w:r w:rsidRPr="007E0F23">
              <w:rPr>
                <w:rFonts w:ascii="Arial" w:hAnsi="Arial" w:cs="Arial"/>
                <w:b/>
                <w:bCs/>
                <w:i/>
                <w:iCs/>
                <w:color w:val="000000" w:themeColor="text1"/>
                <w:szCs w:val="22"/>
              </w:rPr>
              <w:t>Nom du standard</w:t>
            </w:r>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Standard CNIG Standard SRU niveau 2</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rPr>
            </w:pPr>
            <w:r w:rsidRPr="007E0F23">
              <w:rPr>
                <w:rFonts w:ascii="Arial" w:hAnsi="Arial" w:cs="Arial"/>
                <w:b/>
                <w:bCs/>
                <w:i/>
                <w:iCs/>
                <w:color w:val="000000" w:themeColor="text1"/>
                <w:szCs w:val="22"/>
              </w:rPr>
              <w:t>Titre du standard</w:t>
            </w:r>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Standard national de Structuration du Règlement d’Urbanisme</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rPr>
            </w:pPr>
            <w:r w:rsidRPr="007E0F23">
              <w:rPr>
                <w:rFonts w:ascii="Arial" w:hAnsi="Arial" w:cs="Arial"/>
                <w:b/>
                <w:bCs/>
                <w:i/>
                <w:iCs/>
                <w:color w:val="000000" w:themeColor="text1"/>
                <w:szCs w:val="22"/>
              </w:rPr>
              <w:t>État des lieux</w:t>
            </w:r>
            <w:r w:rsidRPr="007E0F23">
              <w:rPr>
                <w:rFonts w:ascii="Arial" w:hAnsi="Arial" w:cs="Arial"/>
                <w:b/>
                <w:bCs/>
                <w:i/>
                <w:iCs/>
                <w:color w:val="000000" w:themeColor="text1"/>
                <w:szCs w:val="22"/>
              </w:rPr>
              <w:br/>
              <w:t>Raison d’être du standard</w:t>
            </w:r>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du zonage, au format texte structuré par blocs ;</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w:t>
            </w:r>
            <w:r w:rsidR="000C6907" w:rsidRPr="007E0F23">
              <w:rPr>
                <w:rFonts w:ascii="Arial" w:hAnsi="Arial" w:cs="Arial"/>
                <w:color w:val="000000" w:themeColor="text1"/>
                <w:szCs w:val="22"/>
              </w:rPr>
              <w:t>e</w:t>
            </w:r>
            <w:r w:rsidRPr="007E0F23">
              <w:rPr>
                <w:rFonts w:ascii="Arial" w:hAnsi="Arial" w:cs="Arial"/>
                <w:color w:val="000000" w:themeColor="text1"/>
                <w:szCs w:val="22"/>
              </w:rPr>
              <w:t xml:space="preserve"> niveau </w:t>
            </w:r>
            <w:r w:rsidR="000C6907" w:rsidRPr="007E0F23">
              <w:rPr>
                <w:rFonts w:ascii="Arial" w:hAnsi="Arial" w:cs="Arial"/>
                <w:color w:val="000000" w:themeColor="text1"/>
                <w:szCs w:val="22"/>
              </w:rPr>
              <w:t>contient d</w:t>
            </w:r>
            <w:r w:rsidRPr="007E0F23">
              <w:rPr>
                <w:rFonts w:ascii="Arial" w:hAnsi="Arial" w:cs="Arial"/>
                <w:color w:val="000000" w:themeColor="text1"/>
                <w:szCs w:val="22"/>
              </w:rPr>
              <w:t xml:space="preserve">es schémas, illustrations et lexiques </w:t>
            </w:r>
            <w:r w:rsidR="000C6907" w:rsidRPr="007E0F23">
              <w:rPr>
                <w:rFonts w:ascii="Arial" w:hAnsi="Arial" w:cs="Arial"/>
                <w:color w:val="000000" w:themeColor="text1"/>
                <w:szCs w:val="22"/>
              </w:rPr>
              <w:t>en annexe sur mettre en valeur la logique des concepts de modélisation des règles d’urbanisme</w:t>
            </w:r>
            <w:r w:rsidRPr="007E0F23">
              <w:rPr>
                <w:rFonts w:ascii="Arial" w:hAnsi="Arial" w:cs="Arial"/>
                <w:color w:val="000000" w:themeColor="text1"/>
                <w:szCs w:val="22"/>
              </w:rPr>
              <w:t xml:space="preserve"> qui sont des éléments clés pour la compréhension </w:t>
            </w:r>
            <w:r w:rsidR="000C6907" w:rsidRPr="007E0F23">
              <w:rPr>
                <w:rFonts w:ascii="Arial" w:hAnsi="Arial" w:cs="Arial"/>
                <w:color w:val="000000" w:themeColor="text1"/>
                <w:szCs w:val="22"/>
              </w:rPr>
              <w:t>de ce standard</w:t>
            </w:r>
            <w:r w:rsidRPr="007E0F23">
              <w:rPr>
                <w:rFonts w:ascii="Arial" w:hAnsi="Arial" w:cs="Arial"/>
                <w:color w:val="000000" w:themeColor="text1"/>
                <w:szCs w:val="22"/>
              </w:rPr>
              <w:t>. </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Ce document ne décrit que le niveau 2 du standard SRU pour plus d’informations sur le niveau 1, il est nécessaire de consulter le document standard SRU niveau 1 disponible </w:t>
            </w:r>
            <w:hyperlink r:id="rId21">
              <w:r w:rsidRPr="007E0F23">
                <w:rPr>
                  <w:rStyle w:val="Lienhypertexte"/>
                  <w:rFonts w:ascii="Arial" w:hAnsi="Arial" w:cs="Arial"/>
                  <w:color w:val="000000" w:themeColor="text1"/>
                  <w:szCs w:val="22"/>
                </w:rPr>
                <w:t>sur le site du CNIG</w:t>
              </w:r>
            </w:hyperlink>
            <w:r w:rsidRPr="007E0F23">
              <w:rPr>
                <w:rFonts w:ascii="Arial" w:hAnsi="Arial" w:cs="Arial"/>
                <w:color w:val="000000" w:themeColor="text1"/>
                <w:szCs w:val="22"/>
              </w:rPr>
              <w:t>.</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lang w:val="en-US"/>
              </w:rPr>
            </w:pPr>
            <w:proofErr w:type="spellStart"/>
            <w:r w:rsidRPr="007E0F23">
              <w:rPr>
                <w:rFonts w:ascii="Arial" w:hAnsi="Arial" w:cs="Arial"/>
                <w:b/>
                <w:bCs/>
                <w:i/>
                <w:iCs/>
                <w:color w:val="000000" w:themeColor="text1"/>
                <w:szCs w:val="22"/>
                <w:lang w:val="en-US"/>
              </w:rPr>
              <w:t>Enjeux</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Les enjeux sont liés à l’exploitation informatique des informations contenues dans les règlements. Ils concernent de multiples usages de l’aménagement et à l’explicitation des politiques publiques comme :</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w:t>
            </w:r>
            <w:r w:rsidRPr="007E0F23">
              <w:rPr>
                <w:rFonts w:ascii="Arial" w:hAnsi="Arial" w:cs="Arial"/>
                <w:color w:val="000000" w:themeColor="text1"/>
                <w:szCs w:val="22"/>
              </w:rPr>
              <w:tab/>
              <w:t>l’instruction ADS : vérification de la compatibilité entre un projet et le règlement, accéder aux articles relatifs à une zone, comparer les règles entre zones ;</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l’estimation du potentiel constructible et création d’enveloppe constructible ;</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mesure des potentiels de densification (niveau 2), afin de participer à l’objectif de zéro artificialisation nette des sols fixé par le plan biodiversité ;</w:t>
            </w:r>
          </w:p>
          <w:p w:rsidR="00294020" w:rsidRPr="007E0F23" w:rsidRDefault="00294020">
            <w:pPr>
              <w:pStyle w:val="Corpsdetexte"/>
              <w:rPr>
                <w:rFonts w:ascii="Arial" w:hAnsi="Arial" w:cs="Arial"/>
                <w:color w:val="000000" w:themeColor="text1"/>
                <w:szCs w:val="22"/>
              </w:rPr>
            </w:pP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lang w:val="en-US"/>
              </w:rPr>
            </w:pPr>
            <w:proofErr w:type="spellStart"/>
            <w:r w:rsidRPr="007E0F23">
              <w:rPr>
                <w:rFonts w:ascii="Arial" w:hAnsi="Arial" w:cs="Arial"/>
                <w:b/>
                <w:bCs/>
                <w:i/>
                <w:iCs/>
                <w:color w:val="000000" w:themeColor="text1"/>
                <w:szCs w:val="22"/>
                <w:lang w:val="en-US"/>
              </w:rPr>
              <w:lastRenderedPageBreak/>
              <w:t>Objectif</w:t>
            </w:r>
            <w:proofErr w:type="spellEnd"/>
            <w:r w:rsidRPr="007E0F23">
              <w:rPr>
                <w:rFonts w:ascii="Arial" w:hAnsi="Arial" w:cs="Arial"/>
                <w:b/>
                <w:bCs/>
                <w:i/>
                <w:iCs/>
                <w:color w:val="000000" w:themeColor="text1"/>
                <w:szCs w:val="22"/>
                <w:lang w:val="en-US"/>
              </w:rPr>
              <w:t xml:space="preserve"> de la </w:t>
            </w:r>
            <w:proofErr w:type="spellStart"/>
            <w:r w:rsidRPr="007E0F23">
              <w:rPr>
                <w:rFonts w:ascii="Arial" w:hAnsi="Arial" w:cs="Arial"/>
                <w:b/>
                <w:bCs/>
                <w:i/>
                <w:iCs/>
                <w:color w:val="000000" w:themeColor="text1"/>
                <w:szCs w:val="22"/>
                <w:lang w:val="en-US"/>
              </w:rPr>
              <w:t>standardisation</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L’objectif partagé du standard est de produire un standard ouvert d’échange d’un règlement d’urbanisme informatiquement exploitable.</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L’élaboration de ce standard devra :</w:t>
            </w:r>
          </w:p>
          <w:p w:rsidR="00294020" w:rsidRPr="007E0F23" w:rsidRDefault="00EA095A">
            <w:pPr>
              <w:pStyle w:val="Corpsdetexte"/>
              <w:numPr>
                <w:ilvl w:val="0"/>
                <w:numId w:val="6"/>
              </w:numPr>
              <w:rPr>
                <w:rFonts w:ascii="Arial" w:hAnsi="Arial" w:cs="Arial"/>
                <w:color w:val="000000" w:themeColor="text1"/>
                <w:szCs w:val="22"/>
              </w:rPr>
            </w:pPr>
            <w:r w:rsidRPr="007E0F23">
              <w:rPr>
                <w:rFonts w:ascii="Arial" w:hAnsi="Arial" w:cs="Arial"/>
                <w:color w:val="000000" w:themeColor="text1"/>
                <w:szCs w:val="22"/>
              </w:rPr>
              <w:t>à terme, permettre l’intégration des documents d’urbanisme structurés selon ce standard dans le GPU ;</w:t>
            </w:r>
          </w:p>
          <w:p w:rsidR="00294020" w:rsidRPr="007E0F23" w:rsidRDefault="00EA095A">
            <w:pPr>
              <w:pStyle w:val="Corpsdetexte"/>
              <w:numPr>
                <w:ilvl w:val="0"/>
                <w:numId w:val="6"/>
              </w:numPr>
              <w:rPr>
                <w:rFonts w:ascii="Arial" w:hAnsi="Arial" w:cs="Arial"/>
                <w:color w:val="000000" w:themeColor="text1"/>
                <w:szCs w:val="22"/>
              </w:rPr>
            </w:pPr>
            <w:r w:rsidRPr="007E0F23">
              <w:rPr>
                <w:rFonts w:ascii="Arial" w:hAnsi="Arial" w:cs="Arial"/>
                <w:color w:val="000000" w:themeColor="text1"/>
                <w:szCs w:val="22"/>
              </w:rPr>
              <w:t>se baser au maximum sur des standards existants et ouverts (modèles de données, métadonnées, formats…) ;</w:t>
            </w:r>
          </w:p>
          <w:p w:rsidR="00294020" w:rsidRPr="007E0F23" w:rsidRDefault="00EA095A">
            <w:pPr>
              <w:pStyle w:val="Corpsdetexte"/>
              <w:numPr>
                <w:ilvl w:val="0"/>
                <w:numId w:val="6"/>
              </w:numPr>
              <w:rPr>
                <w:rFonts w:ascii="Arial" w:hAnsi="Arial" w:cs="Arial"/>
                <w:color w:val="000000" w:themeColor="text1"/>
                <w:szCs w:val="22"/>
              </w:rPr>
            </w:pPr>
            <w:r w:rsidRPr="007E0F23">
              <w:rPr>
                <w:rFonts w:ascii="Arial" w:hAnsi="Arial" w:cs="Arial"/>
                <w:color w:val="000000" w:themeColor="text1"/>
                <w:szCs w:val="22"/>
              </w:rPr>
              <w:t>rester compatible avec le standard CNIG PLU afin de permettre une implémentation progressive de ce standard ;</w:t>
            </w:r>
          </w:p>
          <w:p w:rsidR="00294020" w:rsidRPr="007E0F23" w:rsidRDefault="00EA095A">
            <w:pPr>
              <w:pStyle w:val="Corpsdetexte"/>
              <w:numPr>
                <w:ilvl w:val="0"/>
                <w:numId w:val="6"/>
              </w:numPr>
              <w:rPr>
                <w:rFonts w:ascii="Arial" w:hAnsi="Arial" w:cs="Arial"/>
                <w:color w:val="000000" w:themeColor="text1"/>
                <w:szCs w:val="22"/>
              </w:rPr>
            </w:pPr>
            <w:r w:rsidRPr="007E0F23">
              <w:rPr>
                <w:rFonts w:ascii="Arial" w:hAnsi="Arial" w:cs="Arial"/>
                <w:color w:val="000000" w:themeColor="text1"/>
                <w:szCs w:val="22"/>
              </w:rPr>
              <w:t>respecter les évolutions législatives qui tendent à libérer la rédaction des règles d’urbanisme pour que celles-ci permettent le déploiement d’un véritable projet de territoire.</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L’objectif de ce sous-groupe de travail est donc que le règlement d’urbanisme devienne exploitable informatiquement. D’autres éléments règlementant l’urbanisme (OAP – orientations d’aménagement et de programmation et annexes) seront traitées ultérieurement.</w:t>
            </w:r>
          </w:p>
          <w:p w:rsidR="00294020" w:rsidRPr="007E0F23" w:rsidRDefault="00EA095A">
            <w:pPr>
              <w:pStyle w:val="LO-Normal"/>
              <w:suppressAutoHyphens w:val="0"/>
              <w:spacing w:before="100"/>
              <w:rPr>
                <w:rFonts w:ascii="Arial" w:eastAsia="Times New Roman" w:hAnsi="Arial" w:cs="Arial"/>
                <w:color w:val="000000" w:themeColor="text1"/>
                <w:kern w:val="0"/>
                <w:sz w:val="22"/>
                <w:szCs w:val="22"/>
              </w:rPr>
            </w:pPr>
            <w:r w:rsidRPr="007E0F23">
              <w:rPr>
                <w:rFonts w:ascii="Arial" w:eastAsia="Times New Roman" w:hAnsi="Arial" w:cs="Arial"/>
                <w:color w:val="000000" w:themeColor="text1"/>
                <w:kern w:val="0"/>
                <w:sz w:val="22"/>
                <w:szCs w:val="22"/>
              </w:rPr>
              <w:t>Par ailleurs, ne sont pas traités dans ce document :</w:t>
            </w:r>
          </w:p>
          <w:p w:rsidR="00294020" w:rsidRPr="007E0F23" w:rsidRDefault="00EA095A">
            <w:pPr>
              <w:pStyle w:val="LO-Normal"/>
              <w:numPr>
                <w:ilvl w:val="0"/>
                <w:numId w:val="7"/>
              </w:numPr>
              <w:suppressAutoHyphens w:val="0"/>
              <w:spacing w:before="100" w:after="119"/>
              <w:rPr>
                <w:rFonts w:ascii="Arial" w:eastAsia="Times New Roman" w:hAnsi="Arial" w:cs="Arial"/>
                <w:color w:val="000000" w:themeColor="text1"/>
                <w:kern w:val="0"/>
                <w:sz w:val="22"/>
                <w:szCs w:val="22"/>
              </w:rPr>
            </w:pPr>
            <w:r w:rsidRPr="007E0F23">
              <w:rPr>
                <w:rFonts w:ascii="Arial" w:eastAsia="Times New Roman" w:hAnsi="Arial" w:cs="Arial"/>
                <w:color w:val="000000" w:themeColor="text1"/>
                <w:kern w:val="0"/>
                <w:sz w:val="22"/>
                <w:szCs w:val="22"/>
              </w:rPr>
              <w:t>la conception des outils permettant d’exploiter le règlement d’urbanisme (ils sont du ressort des acteurs du secteur de l’urbanisme intéressés) ;</w:t>
            </w:r>
          </w:p>
          <w:p w:rsidR="00294020" w:rsidRPr="007E0F23" w:rsidRDefault="00EA095A">
            <w:pPr>
              <w:pStyle w:val="LO-Normal"/>
              <w:numPr>
                <w:ilvl w:val="0"/>
                <w:numId w:val="7"/>
              </w:numPr>
              <w:suppressAutoHyphens w:val="0"/>
              <w:spacing w:before="100" w:after="119"/>
              <w:rPr>
                <w:rFonts w:ascii="Arial" w:hAnsi="Arial" w:cs="Arial"/>
                <w:color w:val="000000" w:themeColor="text1"/>
                <w:sz w:val="22"/>
                <w:szCs w:val="22"/>
              </w:rPr>
            </w:pPr>
            <w:r w:rsidRPr="007E0F23">
              <w:rPr>
                <w:rFonts w:ascii="Arial" w:eastAsia="Times New Roman" w:hAnsi="Arial" w:cs="Arial"/>
                <w:color w:val="000000" w:themeColor="text1"/>
                <w:sz w:val="22"/>
                <w:szCs w:val="22"/>
              </w:rPr>
              <w:t xml:space="preserve">La publication des </w:t>
            </w:r>
            <w:r w:rsidRPr="007E0F23">
              <w:rPr>
                <w:rFonts w:ascii="Arial" w:hAnsi="Arial" w:cs="Arial"/>
                <w:color w:val="000000" w:themeColor="text1"/>
                <w:sz w:val="22"/>
                <w:szCs w:val="22"/>
              </w:rPr>
              <w:t>documents d’urbanisme et de leurs règlements</w:t>
            </w:r>
            <w:r w:rsidRPr="007E0F23">
              <w:rPr>
                <w:rFonts w:ascii="Arial" w:eastAsia="Times New Roman" w:hAnsi="Arial" w:cs="Arial"/>
                <w:color w:val="000000" w:themeColor="text1"/>
                <w:kern w:val="0"/>
                <w:sz w:val="22"/>
                <w:szCs w:val="22"/>
              </w:rPr>
              <w:t xml:space="preserve"> dans le GPU (est du ressort des collectivités) ;</w:t>
            </w:r>
          </w:p>
          <w:p w:rsidR="00294020" w:rsidRPr="007E0F23" w:rsidRDefault="00EA095A">
            <w:pPr>
              <w:pStyle w:val="LO-Normal"/>
              <w:numPr>
                <w:ilvl w:val="0"/>
                <w:numId w:val="7"/>
              </w:numPr>
              <w:suppressAutoHyphens w:val="0"/>
              <w:spacing w:before="100" w:after="119"/>
              <w:rPr>
                <w:rFonts w:ascii="Arial" w:eastAsia="Times New Roman" w:hAnsi="Arial" w:cs="Arial"/>
                <w:color w:val="000000" w:themeColor="text1"/>
                <w:kern w:val="0"/>
                <w:sz w:val="22"/>
                <w:szCs w:val="22"/>
              </w:rPr>
            </w:pPr>
            <w:r w:rsidRPr="007E0F23">
              <w:rPr>
                <w:rFonts w:ascii="Arial" w:eastAsia="Times New Roman" w:hAnsi="Arial" w:cs="Arial"/>
                <w:color w:val="000000" w:themeColor="text1"/>
                <w:kern w:val="0"/>
                <w:sz w:val="22"/>
                <w:szCs w:val="22"/>
              </w:rPr>
              <w:t>les cas d’utilisation qui ne sont pas cités ci-dessus ;</w:t>
            </w:r>
          </w:p>
          <w:p w:rsidR="00294020" w:rsidRPr="007E0F23" w:rsidRDefault="00EA095A">
            <w:pPr>
              <w:pStyle w:val="LO-Normal"/>
              <w:numPr>
                <w:ilvl w:val="0"/>
                <w:numId w:val="7"/>
              </w:numPr>
              <w:suppressAutoHyphens w:val="0"/>
              <w:spacing w:before="100" w:after="119"/>
              <w:rPr>
                <w:rFonts w:ascii="Arial" w:eastAsia="Times New Roman" w:hAnsi="Arial" w:cs="Arial"/>
                <w:color w:val="000000" w:themeColor="text1"/>
                <w:kern w:val="0"/>
                <w:sz w:val="22"/>
                <w:szCs w:val="22"/>
              </w:rPr>
            </w:pPr>
            <w:r w:rsidRPr="007E0F23">
              <w:rPr>
                <w:rFonts w:ascii="Arial" w:eastAsia="Times New Roman" w:hAnsi="Arial" w:cs="Arial"/>
                <w:color w:val="000000" w:themeColor="text1"/>
                <w:kern w:val="0"/>
                <w:sz w:val="22"/>
                <w:szCs w:val="22"/>
              </w:rPr>
              <w:t>les annexes informatives, OAP, les SUP et documents d’urbanisme hors PLU.</w:t>
            </w:r>
          </w:p>
          <w:p w:rsidR="00294020" w:rsidRPr="007E0F23" w:rsidRDefault="00EA095A">
            <w:pPr>
              <w:pStyle w:val="LO-Normal"/>
              <w:numPr>
                <w:ilvl w:val="0"/>
                <w:numId w:val="7"/>
              </w:numPr>
              <w:suppressAutoHyphens w:val="0"/>
              <w:spacing w:before="100" w:after="119"/>
              <w:rPr>
                <w:rFonts w:ascii="Arial" w:hAnsi="Arial" w:cs="Arial"/>
                <w:color w:val="000000" w:themeColor="text1"/>
                <w:sz w:val="22"/>
                <w:szCs w:val="22"/>
              </w:rPr>
            </w:pPr>
            <w:r w:rsidRPr="007E0F23">
              <w:rPr>
                <w:rFonts w:ascii="Arial" w:eastAsia="Times New Roman" w:hAnsi="Arial" w:cs="Arial"/>
                <w:color w:val="000000" w:themeColor="text1"/>
                <w:kern w:val="0"/>
                <w:sz w:val="22"/>
                <w:szCs w:val="22"/>
              </w:rPr>
              <w:t>la mise en page du règlement d’urbanisme</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rPr>
            </w:pPr>
            <w:r w:rsidRPr="007E0F23">
              <w:rPr>
                <w:rFonts w:ascii="Arial" w:hAnsi="Arial" w:cs="Arial"/>
                <w:b/>
                <w:bCs/>
                <w:i/>
                <w:iCs/>
                <w:color w:val="000000" w:themeColor="text1"/>
                <w:szCs w:val="22"/>
              </w:rPr>
              <w:t>Structure et contenu du document</w:t>
            </w:r>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Ce document comprend </w:t>
            </w:r>
            <w:commentRangeStart w:id="240"/>
            <w:r w:rsidRPr="007E0F23">
              <w:rPr>
                <w:rFonts w:ascii="Arial" w:hAnsi="Arial" w:cs="Arial"/>
                <w:color w:val="000000" w:themeColor="text1"/>
                <w:szCs w:val="22"/>
              </w:rPr>
              <w:t>trois</w:t>
            </w:r>
            <w:commentRangeEnd w:id="240"/>
            <w:r w:rsidRPr="007E0F23">
              <w:rPr>
                <w:rFonts w:ascii="Arial" w:hAnsi="Arial" w:cs="Arial"/>
                <w:color w:val="000000" w:themeColor="text1"/>
                <w:szCs w:val="22"/>
              </w:rPr>
              <w:commentReference w:id="240"/>
            </w:r>
            <w:r w:rsidRPr="007E0F23">
              <w:rPr>
                <w:rFonts w:ascii="Arial" w:hAnsi="Arial" w:cs="Arial"/>
                <w:color w:val="000000" w:themeColor="text1"/>
                <w:szCs w:val="22"/>
              </w:rPr>
              <w:t xml:space="preserve"> parties.</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la première explicite le contexte technique, réglementaire, et les enjeux ;</w:t>
            </w:r>
          </w:p>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la deuxième décrit le modèle conceptuel des données et le catalogue d’objets ;</w:t>
            </w:r>
          </w:p>
          <w:p w:rsidR="000C6907" w:rsidRPr="0005464A" w:rsidRDefault="000C6907" w:rsidP="000C6907">
            <w:pPr>
              <w:pStyle w:val="Corpsdetexte"/>
              <w:rPr>
                <w:rFonts w:ascii="Arial" w:hAnsi="Arial" w:cs="Arial"/>
                <w:color w:val="000000" w:themeColor="text1"/>
                <w:szCs w:val="22"/>
              </w:rPr>
            </w:pPr>
            <w:r w:rsidRPr="0005464A">
              <w:rPr>
                <w:rFonts w:ascii="Arial" w:hAnsi="Arial" w:cs="Arial"/>
                <w:color w:val="000000" w:themeColor="text1"/>
                <w:szCs w:val="22"/>
              </w:rPr>
              <w:t>Possibilité d’ajouter les parties ou faire un renvoie directement vers le MCD sur les métadonnées CNIG</w:t>
            </w:r>
          </w:p>
          <w:p w:rsidR="000C6907" w:rsidRPr="0005464A" w:rsidRDefault="000C6907" w:rsidP="000C6907">
            <w:pPr>
              <w:pStyle w:val="Corpsdetexte"/>
              <w:numPr>
                <w:ilvl w:val="0"/>
                <w:numId w:val="5"/>
              </w:numPr>
              <w:rPr>
                <w:rFonts w:ascii="Arial" w:hAnsi="Arial" w:cs="Arial"/>
                <w:color w:val="000000" w:themeColor="text1"/>
                <w:szCs w:val="22"/>
              </w:rPr>
            </w:pPr>
            <w:commentRangeStart w:id="241"/>
            <w:r w:rsidRPr="0005464A">
              <w:rPr>
                <w:rFonts w:ascii="Arial" w:hAnsi="Arial" w:cs="Arial"/>
                <w:color w:val="000000" w:themeColor="text1"/>
                <w:szCs w:val="22"/>
              </w:rPr>
              <w:t xml:space="preserve">« Recommandations pour les données SRU niveau 2" avec les sous-titres : "Qualité des données" et "Règles d'organisation et de codification" </w:t>
            </w:r>
            <w:commentRangeEnd w:id="241"/>
            <w:r w:rsidR="0005464A">
              <w:rPr>
                <w:rStyle w:val="Marquedecommentaire"/>
                <w:rFonts w:ascii="Times New Roman" w:hAnsi="Times New Roman"/>
              </w:rPr>
              <w:commentReference w:id="241"/>
            </w:r>
          </w:p>
          <w:p w:rsidR="000C6907" w:rsidRPr="0005464A" w:rsidRDefault="000C6907" w:rsidP="000C6907">
            <w:pPr>
              <w:pStyle w:val="Corpsdetexte"/>
              <w:numPr>
                <w:ilvl w:val="0"/>
                <w:numId w:val="5"/>
              </w:numPr>
              <w:rPr>
                <w:rFonts w:ascii="Arial" w:hAnsi="Arial" w:cs="Arial"/>
                <w:color w:val="000000" w:themeColor="text1"/>
                <w:szCs w:val="22"/>
              </w:rPr>
            </w:pPr>
            <w:commentRangeStart w:id="242"/>
            <w:r w:rsidRPr="0005464A">
              <w:rPr>
                <w:rFonts w:ascii="Arial" w:hAnsi="Arial" w:cs="Arial"/>
                <w:color w:val="000000" w:themeColor="text1"/>
                <w:szCs w:val="22"/>
              </w:rPr>
              <w:t>Ajouter un chapitre "Exemple de remplissage des tables"</w:t>
            </w:r>
            <w:commentRangeEnd w:id="242"/>
            <w:r w:rsidR="0005464A">
              <w:rPr>
                <w:rStyle w:val="Marquedecommentaire"/>
                <w:rFonts w:ascii="Times New Roman" w:hAnsi="Times New Roman"/>
              </w:rPr>
              <w:commentReference w:id="242"/>
            </w:r>
          </w:p>
          <w:p w:rsidR="00294020" w:rsidRPr="007E0F23" w:rsidRDefault="00294020">
            <w:pPr>
              <w:pStyle w:val="Corpsdetexte"/>
              <w:rPr>
                <w:rFonts w:ascii="Arial" w:hAnsi="Arial" w:cs="Arial"/>
                <w:color w:val="000000" w:themeColor="text1"/>
                <w:szCs w:val="22"/>
              </w:rPr>
            </w:pP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rPr>
            </w:pPr>
            <w:r w:rsidRPr="007E0F23">
              <w:rPr>
                <w:rFonts w:ascii="Arial" w:hAnsi="Arial" w:cs="Arial"/>
                <w:b/>
                <w:bCs/>
                <w:i/>
                <w:iCs/>
                <w:color w:val="000000" w:themeColor="text1"/>
                <w:szCs w:val="22"/>
              </w:rPr>
              <w:t>A qui s’adresse le standard ?</w:t>
            </w:r>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Il s’adresse aux collectivités territoriales concernées par l'élaboration et la dématérialisation d'un document d'urbanisme et à leur prestataire pour cette mission et également aux utilisateurs (citoyens, prestataires de service, utilisateurs du GPU) qui souhaitent développer des applications à partir du règlement d’urbanisme structuré ou simplement disposer de plus d’informations sur le format défini dans ce standard.</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lang w:val="en-US"/>
              </w:rPr>
            </w:pPr>
            <w:proofErr w:type="spellStart"/>
            <w:r w:rsidRPr="007E0F23">
              <w:rPr>
                <w:rFonts w:ascii="Arial" w:hAnsi="Arial" w:cs="Arial"/>
                <w:b/>
                <w:bCs/>
                <w:i/>
                <w:iCs/>
                <w:color w:val="000000" w:themeColor="text1"/>
                <w:szCs w:val="22"/>
                <w:lang w:val="en-US"/>
              </w:rPr>
              <w:t>Principaux</w:t>
            </w:r>
            <w:proofErr w:type="spellEnd"/>
            <w:r w:rsidRPr="007E0F23">
              <w:rPr>
                <w:rFonts w:ascii="Arial" w:hAnsi="Arial" w:cs="Arial"/>
                <w:b/>
                <w:bCs/>
                <w:i/>
                <w:iCs/>
                <w:color w:val="000000" w:themeColor="text1"/>
                <w:szCs w:val="22"/>
                <w:lang w:val="en-US"/>
              </w:rPr>
              <w:t xml:space="preserve"> </w:t>
            </w:r>
            <w:proofErr w:type="spellStart"/>
            <w:r w:rsidRPr="007E0F23">
              <w:rPr>
                <w:rFonts w:ascii="Arial" w:hAnsi="Arial" w:cs="Arial"/>
                <w:b/>
                <w:bCs/>
                <w:i/>
                <w:iCs/>
                <w:color w:val="000000" w:themeColor="text1"/>
                <w:szCs w:val="22"/>
                <w:lang w:val="en-US"/>
              </w:rPr>
              <w:t>thèmes</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Aménagement du territoire, Foncier, Urbanisme, Réglementation</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b/>
                <w:bCs/>
                <w:i/>
                <w:iCs/>
                <w:color w:val="000000" w:themeColor="text1"/>
                <w:szCs w:val="22"/>
                <w:lang w:val="en-US"/>
              </w:rPr>
              <w:t xml:space="preserve">Liens avec la </w:t>
            </w:r>
            <w:proofErr w:type="spellStart"/>
            <w:r w:rsidRPr="007E0F23">
              <w:rPr>
                <w:rFonts w:ascii="Arial" w:hAnsi="Arial" w:cs="Arial"/>
                <w:b/>
                <w:bCs/>
                <w:i/>
                <w:iCs/>
                <w:color w:val="000000" w:themeColor="text1"/>
                <w:szCs w:val="22"/>
                <w:lang w:val="en-US"/>
              </w:rPr>
              <w:t>réglementation</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Ce standard d’échange de données n'est actuellement visé par aucune réglementation en vigueur</w:t>
            </w:r>
          </w:p>
        </w:tc>
      </w:tr>
      <w:tr w:rsidR="00294020" w:rsidRPr="007E0F23">
        <w:trPr>
          <w:cantSplit/>
        </w:trPr>
        <w:tc>
          <w:tcPr>
            <w:tcW w:w="2316"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b/>
                <w:bCs/>
                <w:i/>
                <w:iCs/>
                <w:color w:val="000000" w:themeColor="text1"/>
                <w:szCs w:val="22"/>
                <w:lang w:val="en-US"/>
              </w:rPr>
            </w:pPr>
            <w:r w:rsidRPr="007E0F23">
              <w:rPr>
                <w:rFonts w:ascii="Arial" w:hAnsi="Arial" w:cs="Arial"/>
                <w:b/>
                <w:bCs/>
                <w:i/>
                <w:iCs/>
                <w:color w:val="000000" w:themeColor="text1"/>
                <w:szCs w:val="22"/>
                <w:lang w:val="en-US"/>
              </w:rPr>
              <w:lastRenderedPageBreak/>
              <w:t xml:space="preserve">Zone </w:t>
            </w:r>
            <w:proofErr w:type="spellStart"/>
            <w:r w:rsidRPr="007E0F23">
              <w:rPr>
                <w:rFonts w:ascii="Arial" w:hAnsi="Arial" w:cs="Arial"/>
                <w:b/>
                <w:bCs/>
                <w:i/>
                <w:iCs/>
                <w:color w:val="000000" w:themeColor="text1"/>
                <w:szCs w:val="22"/>
                <w:lang w:val="en-US"/>
              </w:rPr>
              <w:t>géographique</w:t>
            </w:r>
            <w:proofErr w:type="spellEnd"/>
            <w:r w:rsidRPr="007E0F23">
              <w:rPr>
                <w:rFonts w:ascii="Arial" w:hAnsi="Arial" w:cs="Arial"/>
                <w:b/>
                <w:bCs/>
                <w:i/>
                <w:iCs/>
                <w:color w:val="000000" w:themeColor="text1"/>
                <w:szCs w:val="22"/>
                <w:lang w:val="en-US"/>
              </w:rPr>
              <w:t xml:space="preserve"> </w:t>
            </w:r>
            <w:proofErr w:type="spellStart"/>
            <w:r w:rsidRPr="007E0F23">
              <w:rPr>
                <w:rFonts w:ascii="Arial" w:hAnsi="Arial" w:cs="Arial"/>
                <w:b/>
                <w:bCs/>
                <w:i/>
                <w:iCs/>
                <w:color w:val="000000" w:themeColor="text1"/>
                <w:szCs w:val="22"/>
                <w:lang w:val="en-US"/>
              </w:rPr>
              <w:t>d'application</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France entière</w:t>
            </w:r>
          </w:p>
        </w:tc>
      </w:tr>
    </w:tbl>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EA095A">
      <w:pPr>
        <w:pStyle w:val="Titre2"/>
        <w:numPr>
          <w:ilvl w:val="1"/>
          <w:numId w:val="11"/>
        </w:numPr>
        <w:rPr>
          <w:rFonts w:ascii="Arial" w:hAnsi="Arial"/>
          <w:color w:val="000000" w:themeColor="text1"/>
        </w:rPr>
      </w:pPr>
      <w:bookmarkStart w:id="243" w:name="_Toc129020155"/>
      <w:bookmarkStart w:id="244" w:name="_Toc158389262"/>
      <w:r w:rsidRPr="007E0F23">
        <w:rPr>
          <w:rFonts w:ascii="Arial" w:hAnsi="Arial"/>
          <w:color w:val="000000" w:themeColor="text1"/>
        </w:rPr>
        <w:t>Références normatives</w:t>
      </w:r>
      <w:bookmarkEnd w:id="243"/>
      <w:bookmarkEnd w:id="244"/>
    </w:p>
    <w:p w:rsidR="00294020" w:rsidRPr="007E0F23" w:rsidRDefault="00294020">
      <w:pPr>
        <w:pStyle w:val="TexteFragment"/>
        <w:ind w:left="27"/>
        <w:rPr>
          <w:rFonts w:ascii="Arial" w:hAnsi="Arial" w:cs="Arial"/>
          <w:color w:val="000000" w:themeColor="text1"/>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szCs w:val="22"/>
              </w:rPr>
            </w:pPr>
            <w:bookmarkStart w:id="245" w:name="__RefHeading___Toc3328_12175618"/>
            <w:bookmarkStart w:id="246" w:name="stdPLU"/>
            <w:bookmarkEnd w:id="245"/>
            <w:r w:rsidRPr="007E0F23">
              <w:rPr>
                <w:rFonts w:ascii="Arial" w:hAnsi="Arial" w:cs="Arial"/>
                <w:color w:val="000000" w:themeColor="text1"/>
                <w:szCs w:val="22"/>
              </w:rPr>
              <w:t>Standard CNIG PLU</w:t>
            </w:r>
            <w:bookmarkEnd w:id="246"/>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rPr>
                <w:rFonts w:ascii="Arial" w:hAnsi="Arial" w:cs="Arial"/>
                <w:color w:val="000000" w:themeColor="text1"/>
                <w:szCs w:val="22"/>
              </w:rPr>
            </w:pPr>
            <w:r w:rsidRPr="007E0F23">
              <w:rPr>
                <w:rFonts w:ascii="Arial" w:hAnsi="Arial" w:cs="Arial"/>
                <w:color w:val="000000" w:themeColor="text1"/>
                <w:szCs w:val="22"/>
              </w:rPr>
              <w:t xml:space="preserve">Standard CNIG PLU </w:t>
            </w:r>
            <w:proofErr w:type="gramStart"/>
            <w:r w:rsidRPr="007E0F23">
              <w:rPr>
                <w:rFonts w:ascii="Arial" w:hAnsi="Arial" w:cs="Arial"/>
                <w:color w:val="000000" w:themeColor="text1"/>
                <w:szCs w:val="22"/>
              </w:rPr>
              <w:t>publié</w:t>
            </w:r>
            <w:proofErr w:type="gramEnd"/>
            <w:r w:rsidRPr="007E0F23">
              <w:rPr>
                <w:rFonts w:ascii="Arial" w:hAnsi="Arial" w:cs="Arial"/>
                <w:color w:val="000000" w:themeColor="text1"/>
                <w:szCs w:val="22"/>
              </w:rPr>
              <w:t xml:space="preserve"> sur : </w:t>
            </w:r>
            <w:hyperlink r:id="rId23">
              <w:r w:rsidRPr="007E0F23">
                <w:rPr>
                  <w:rStyle w:val="Lienhypertexte"/>
                  <w:rFonts w:ascii="Arial" w:hAnsi="Arial" w:cs="Arial"/>
                  <w:color w:val="000000" w:themeColor="text1"/>
                  <w:szCs w:val="22"/>
                </w:rPr>
                <w:t>https://cnig.gouv.fr/ressources-dematerialisation-documents-d-urbanisme-a2732.html</w:t>
              </w:r>
            </w:hyperlink>
          </w:p>
        </w:tc>
      </w:tr>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szCs w:val="22"/>
              </w:rPr>
            </w:pPr>
            <w:bookmarkStart w:id="247" w:name="__RefHeading___Toc3330_12175618"/>
            <w:bookmarkStart w:id="248" w:name="XHTML"/>
            <w:bookmarkEnd w:id="247"/>
            <w:r w:rsidRPr="007E0F23">
              <w:rPr>
                <w:rFonts w:ascii="Arial" w:hAnsi="Arial" w:cs="Arial"/>
                <w:color w:val="000000" w:themeColor="text1"/>
                <w:szCs w:val="22"/>
              </w:rPr>
              <w:t>Standard XHTML</w:t>
            </w:r>
            <w:bookmarkEnd w:id="248"/>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szCs w:val="22"/>
              </w:rPr>
            </w:pPr>
            <w:hyperlink r:id="rId24" w:tgtFrame="_top">
              <w:r w:rsidR="00EA095A" w:rsidRPr="007E0F23">
                <w:rPr>
                  <w:rStyle w:val="Lienhypertexte"/>
                  <w:rFonts w:ascii="Arial" w:hAnsi="Arial" w:cs="Arial"/>
                  <w:color w:val="000000" w:themeColor="text1"/>
                  <w:szCs w:val="22"/>
                </w:rPr>
                <w:t>https://www.w3.org/TR/xhtml1/</w:t>
              </w:r>
            </w:hyperlink>
          </w:p>
        </w:tc>
      </w:tr>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szCs w:val="22"/>
              </w:rPr>
            </w:pPr>
            <w:bookmarkStart w:id="249" w:name="iso19139"/>
            <w:r w:rsidRPr="007E0F23">
              <w:rPr>
                <w:rFonts w:ascii="Arial" w:hAnsi="Arial" w:cs="Arial"/>
                <w:color w:val="000000" w:themeColor="text1"/>
                <w:szCs w:val="22"/>
              </w:rPr>
              <w:t>ISO/TS 19139-1:2019</w:t>
            </w:r>
            <w:bookmarkEnd w:id="249"/>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szCs w:val="22"/>
              </w:rPr>
            </w:pPr>
            <w:hyperlink r:id="rId25" w:history="1">
              <w:r w:rsidR="00EA095A" w:rsidRPr="007E0F23">
                <w:rPr>
                  <w:rStyle w:val="Lienhypertexte"/>
                  <w:rFonts w:ascii="Arial" w:hAnsi="Arial" w:cs="Arial"/>
                  <w:szCs w:val="22"/>
                </w:rPr>
                <w:t>Spécification technique d’implémentation XML des données dans le domaine de l’information géographique.</w:t>
              </w:r>
            </w:hyperlink>
          </w:p>
        </w:tc>
      </w:tr>
    </w:tbl>
    <w:p w:rsidR="00294020" w:rsidRPr="007E0F23" w:rsidRDefault="00294020">
      <w:pPr>
        <w:suppressLineNumbers/>
        <w:spacing w:before="57"/>
        <w:ind w:left="27"/>
        <w:rPr>
          <w:rFonts w:ascii="Arial" w:hAnsi="Arial" w:cs="Arial"/>
          <w:color w:val="000000" w:themeColor="text1"/>
        </w:rPr>
      </w:pPr>
    </w:p>
    <w:p w:rsidR="00294020" w:rsidRPr="007E0F23" w:rsidRDefault="00294020">
      <w:pPr>
        <w:pStyle w:val="TexteFragment"/>
        <w:ind w:left="27"/>
        <w:rPr>
          <w:rFonts w:ascii="Arial" w:hAnsi="Arial" w:cs="Arial"/>
          <w:color w:val="000000" w:themeColor="text1"/>
        </w:rPr>
      </w:pPr>
    </w:p>
    <w:p w:rsidR="00294020" w:rsidRPr="007E0F23" w:rsidRDefault="00EA095A">
      <w:pPr>
        <w:pStyle w:val="Titre2"/>
        <w:rPr>
          <w:rFonts w:ascii="Arial" w:hAnsi="Arial"/>
          <w:color w:val="000000" w:themeColor="text1"/>
        </w:rPr>
      </w:pPr>
      <w:bookmarkStart w:id="250" w:name="_Toc129020156"/>
      <w:bookmarkStart w:id="251" w:name="_Toc158389263"/>
      <w:r w:rsidRPr="007E0F23">
        <w:rPr>
          <w:rFonts w:ascii="Arial" w:hAnsi="Arial"/>
          <w:color w:val="000000" w:themeColor="text1"/>
        </w:rPr>
        <w:t>4.3 Ressources complémentaires</w:t>
      </w:r>
      <w:bookmarkEnd w:id="250"/>
      <w:bookmarkEnd w:id="251"/>
    </w:p>
    <w:p w:rsidR="00294020" w:rsidRPr="007E0F23" w:rsidRDefault="00EA095A">
      <w:pPr>
        <w:rPr>
          <w:rFonts w:ascii="Arial" w:hAnsi="Arial" w:cs="Arial"/>
          <w:color w:val="000000" w:themeColor="text1"/>
        </w:rPr>
      </w:pPr>
      <w:r w:rsidRPr="007E0F23">
        <w:rPr>
          <w:rFonts w:ascii="Arial" w:hAnsi="Arial" w:cs="Arial"/>
          <w:color w:val="000000" w:themeColor="text1"/>
        </w:rPr>
        <w:t>Ressources documentaires</w:t>
      </w:r>
    </w:p>
    <w:p w:rsidR="00294020" w:rsidRPr="007E0F23" w:rsidRDefault="00EA095A">
      <w:pPr>
        <w:pStyle w:val="TexteFragment"/>
        <w:rPr>
          <w:rFonts w:ascii="Arial" w:hAnsi="Arial" w:cs="Arial"/>
          <w:color w:val="000000" w:themeColor="text1"/>
        </w:rPr>
      </w:pPr>
      <w:r w:rsidRPr="007E0F23">
        <w:rPr>
          <w:rFonts w:ascii="Arial" w:hAnsi="Arial" w:cs="Arial"/>
          <w:color w:val="000000" w:themeColor="text1"/>
        </w:rPr>
        <w:t>L'utilisateur pourra se référer aux ressources suivantes :</w:t>
      </w: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rPr>
            </w:pPr>
            <w:bookmarkStart w:id="252" w:name="__RefHeading__17664_427923442"/>
            <w:bookmarkStart w:id="253" w:name="Mandat"/>
            <w:bookmarkEnd w:id="252"/>
            <w:r w:rsidRPr="007E0F23">
              <w:rPr>
                <w:rFonts w:ascii="Arial" w:hAnsi="Arial" w:cs="Arial"/>
                <w:color w:val="000000" w:themeColor="text1"/>
              </w:rPr>
              <w:t>Mandat du sous-groupe</w:t>
            </w:r>
            <w:bookmarkEnd w:id="253"/>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rPr>
            </w:pPr>
            <w:hyperlink r:id="rId26">
              <w:r w:rsidR="00EA095A" w:rsidRPr="007E0F23">
                <w:rPr>
                  <w:rStyle w:val="Lienhypertexte"/>
                  <w:rFonts w:ascii="Arial" w:hAnsi="Arial" w:cs="Arial"/>
                  <w:color w:val="000000" w:themeColor="text1"/>
                </w:rPr>
                <w:t>http://cnig.gouv.fr/structuration-des-reglements-d-urbanisme-a25890.html</w:t>
              </w:r>
            </w:hyperlink>
          </w:p>
          <w:p w:rsidR="00294020" w:rsidRPr="007E0F23" w:rsidRDefault="00294020">
            <w:pPr>
              <w:pStyle w:val="TexteFragment"/>
              <w:rPr>
                <w:rStyle w:val="Marquedecommentaire"/>
                <w:rFonts w:ascii="Arial" w:hAnsi="Arial" w:cs="Arial"/>
                <w:color w:val="000000" w:themeColor="text1"/>
              </w:rPr>
            </w:pPr>
          </w:p>
        </w:tc>
      </w:tr>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rPr>
            </w:pPr>
            <w:bookmarkStart w:id="254" w:name="gitHub"/>
            <w:r w:rsidRPr="007E0F23">
              <w:rPr>
                <w:rFonts w:ascii="Arial" w:hAnsi="Arial" w:cs="Arial"/>
                <w:color w:val="000000" w:themeColor="text1"/>
              </w:rPr>
              <w:t xml:space="preserve">Projet </w:t>
            </w:r>
            <w:proofErr w:type="spellStart"/>
            <w:r w:rsidRPr="007E0F23">
              <w:rPr>
                <w:rFonts w:ascii="Arial" w:hAnsi="Arial" w:cs="Arial"/>
                <w:color w:val="000000" w:themeColor="text1"/>
              </w:rPr>
              <w:t>GitHub</w:t>
            </w:r>
            <w:bookmarkEnd w:id="254"/>
            <w:proofErr w:type="spellEnd"/>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rPr>
            </w:pPr>
            <w:hyperlink r:id="rId27" w:tgtFrame="_top">
              <w:r w:rsidR="00EA095A" w:rsidRPr="007E0F23">
                <w:rPr>
                  <w:rStyle w:val="Lienhypertexte"/>
                  <w:rFonts w:ascii="Arial" w:hAnsi="Arial" w:cs="Arial"/>
                  <w:color w:val="000000" w:themeColor="text1"/>
                </w:rPr>
                <w:t>https://github.com/cnigfr/structuration-reglement-urbanisme/</w:t>
              </w:r>
            </w:hyperlink>
          </w:p>
        </w:tc>
      </w:tr>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Code de l’urbanisme</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rPr>
            </w:pPr>
            <w:hyperlink r:id="rId28" w:tgtFrame="_top">
              <w:r w:rsidR="00EA095A" w:rsidRPr="007E0F23">
                <w:rPr>
                  <w:rStyle w:val="Lienhypertexte"/>
                  <w:rFonts w:ascii="Arial" w:hAnsi="Arial" w:cs="Arial"/>
                  <w:color w:val="000000" w:themeColor="text1"/>
                </w:rPr>
                <w:t>https://www.legifrance.gouv.fr/affichCode.do;jsessionid=3FDD232A511205EB017422052B1DAEF5.tpdila23v_1?cidTexte=LEGITEXT000006074075&amp;dateTexte=20140704</w:t>
              </w:r>
            </w:hyperlink>
          </w:p>
        </w:tc>
      </w:tr>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rPr>
            </w:pPr>
            <w:r w:rsidRPr="007E0F23">
              <w:rPr>
                <w:rFonts w:ascii="Arial" w:hAnsi="Arial" w:cs="Arial"/>
                <w:color w:val="000000" w:themeColor="text1"/>
              </w:rPr>
              <w:t>Site d’information du CNIG</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rPr>
            </w:pPr>
            <w:hyperlink r:id="rId29" w:tgtFrame="_top">
              <w:r w:rsidR="00EA095A" w:rsidRPr="007E0F23">
                <w:rPr>
                  <w:rStyle w:val="Lienhypertexte"/>
                  <w:rFonts w:ascii="Arial" w:hAnsi="Arial" w:cs="Arial"/>
                  <w:color w:val="000000" w:themeColor="text1"/>
                </w:rPr>
                <w:t>Conseil national de l’information géolocalisée (cnig.gouv.fr)</w:t>
              </w:r>
            </w:hyperlink>
          </w:p>
        </w:tc>
      </w:tr>
      <w:tr w:rsidR="00294020" w:rsidRPr="007E0F23">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pPr>
              <w:pStyle w:val="Titredetableau"/>
              <w:jc w:val="left"/>
              <w:rPr>
                <w:rFonts w:ascii="Arial" w:hAnsi="Arial" w:cs="Arial"/>
                <w:color w:val="000000" w:themeColor="text1"/>
              </w:rPr>
            </w:pPr>
            <w:bookmarkStart w:id="255" w:name="GuidePLU"/>
            <w:r w:rsidRPr="007E0F23">
              <w:rPr>
                <w:rFonts w:ascii="Arial" w:hAnsi="Arial" w:cs="Arial"/>
                <w:color w:val="000000" w:themeColor="text1"/>
              </w:rPr>
              <w:t xml:space="preserve">Guide de saisie des métadonnées </w:t>
            </w:r>
            <w:bookmarkEnd w:id="255"/>
            <w:r w:rsidRPr="007E0F23">
              <w:rPr>
                <w:rFonts w:ascii="Arial" w:hAnsi="Arial" w:cs="Arial"/>
                <w:color w:val="000000" w:themeColor="text1"/>
              </w:rPr>
              <w:t>du standard CNIG PLU</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7F73FA">
            <w:pPr>
              <w:pStyle w:val="TexteFragment"/>
              <w:rPr>
                <w:rFonts w:ascii="Arial" w:hAnsi="Arial" w:cs="Arial"/>
                <w:color w:val="000000" w:themeColor="text1"/>
              </w:rPr>
            </w:pPr>
            <w:hyperlink r:id="rId30">
              <w:r w:rsidR="00EA095A" w:rsidRPr="007E0F23">
                <w:rPr>
                  <w:rStyle w:val="Lienhypertexte"/>
                  <w:rFonts w:ascii="Arial" w:hAnsi="Arial" w:cs="Arial"/>
                  <w:color w:val="000000" w:themeColor="text1"/>
                </w:rPr>
                <w:t>http://cnig.gouv.fr/ressources-dematerialisation-documents-d-urbanisme-a2732.html</w:t>
              </w:r>
            </w:hyperlink>
          </w:p>
          <w:p w:rsidR="00294020" w:rsidRPr="007E0F23" w:rsidRDefault="00294020">
            <w:pPr>
              <w:pStyle w:val="TexteFragment"/>
              <w:rPr>
                <w:rStyle w:val="Marquedecommentaire"/>
                <w:rFonts w:ascii="Arial" w:hAnsi="Arial" w:cs="Arial"/>
                <w:color w:val="000000" w:themeColor="text1"/>
              </w:rPr>
            </w:pPr>
          </w:p>
        </w:tc>
      </w:tr>
      <w:tr w:rsidR="00294020" w:rsidRPr="0084525E">
        <w:tc>
          <w:tcPr>
            <w:tcW w:w="2279" w:type="dxa"/>
            <w:tcBorders>
              <w:top w:val="single" w:sz="4" w:space="0" w:color="000000"/>
              <w:left w:val="single" w:sz="4" w:space="0" w:color="000000"/>
              <w:bottom w:val="single" w:sz="4" w:space="0" w:color="000000"/>
              <w:right w:val="single" w:sz="4" w:space="0" w:color="000000"/>
            </w:tcBorders>
          </w:tcPr>
          <w:p w:rsidR="00294020" w:rsidRPr="007E0F23" w:rsidRDefault="00EA095A" w:rsidP="005D004F">
            <w:pPr>
              <w:rPr>
                <w:rFonts w:ascii="Arial" w:hAnsi="Arial" w:cs="Arial"/>
                <w:color w:val="000000" w:themeColor="text1"/>
              </w:rPr>
            </w:pPr>
            <w:r w:rsidRPr="007E0F23">
              <w:rPr>
                <w:rFonts w:ascii="Arial" w:hAnsi="Arial" w:cs="Arial"/>
                <w:color w:val="000000" w:themeColor="text1"/>
              </w:rPr>
              <w:t>Contacts</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94020" w:rsidRPr="007E0F23" w:rsidRDefault="00EA095A">
            <w:pPr>
              <w:pStyle w:val="TexteFragment"/>
              <w:rPr>
                <w:rFonts w:ascii="Arial" w:hAnsi="Arial" w:cs="Arial"/>
                <w:color w:val="000000" w:themeColor="text1"/>
              </w:rPr>
            </w:pPr>
            <w:r w:rsidRPr="007E0F23">
              <w:rPr>
                <w:rFonts w:ascii="Arial" w:hAnsi="Arial" w:cs="Arial"/>
                <w:color w:val="000000" w:themeColor="text1"/>
                <w:u w:val="single"/>
              </w:rPr>
              <w:t xml:space="preserve">Sur le volet urbanisme : Ministère de l'Ecologie / DGALN / </w:t>
            </w:r>
            <w:r w:rsidRPr="007E0F23">
              <w:rPr>
                <w:rFonts w:ascii="Arial" w:hAnsi="Arial" w:cs="Arial"/>
                <w:color w:val="000000" w:themeColor="text1"/>
              </w:rPr>
              <w:t>DHUP</w:t>
            </w:r>
          </w:p>
          <w:p w:rsidR="00294020" w:rsidRPr="007E0F23" w:rsidRDefault="00EA095A">
            <w:pPr>
              <w:pStyle w:val="TexteFragment"/>
              <w:rPr>
                <w:rFonts w:ascii="Arial" w:hAnsi="Arial" w:cs="Arial"/>
                <w:color w:val="000000" w:themeColor="text1"/>
                <w:u w:val="single"/>
              </w:rPr>
            </w:pPr>
            <w:r w:rsidRPr="007E0F23">
              <w:rPr>
                <w:rFonts w:ascii="Arial" w:hAnsi="Arial" w:cs="Arial"/>
                <w:color w:val="000000" w:themeColor="text1"/>
                <w:u w:val="single"/>
              </w:rPr>
              <w:t>Sur le volet numérisation et exploitation géomatique :</w:t>
            </w:r>
          </w:p>
          <w:p w:rsidR="00294020" w:rsidRPr="007E0F23" w:rsidRDefault="00EA095A">
            <w:pPr>
              <w:pStyle w:val="TexteFragment"/>
              <w:rPr>
                <w:rFonts w:ascii="Arial" w:hAnsi="Arial" w:cs="Arial"/>
                <w:color w:val="000000" w:themeColor="text1"/>
                <w:lang w:val="en-US"/>
              </w:rPr>
            </w:pPr>
            <w:r w:rsidRPr="007E0F23">
              <w:rPr>
                <w:rFonts w:ascii="Arial" w:hAnsi="Arial" w:cs="Arial"/>
                <w:color w:val="000000" w:themeColor="text1"/>
                <w:lang w:val="en-US"/>
              </w:rPr>
              <w:t xml:space="preserve">Contact CNIG : </w:t>
            </w:r>
            <w:r w:rsidR="00F6242F">
              <w:fldChar w:fldCharType="begin"/>
            </w:r>
            <w:r w:rsidR="00F6242F" w:rsidRPr="00272754">
              <w:rPr>
                <w:lang w:val="en-US"/>
                <w:rPrChange w:id="256" w:author="Alison Lenain" w:date="2024-02-09T15:30:00Z">
                  <w:rPr/>
                </w:rPrChange>
              </w:rPr>
              <w:instrText xml:space="preserve"> HYPERLINK "mailto:cnig@cnig.gouv.fr" \t "_top" \h </w:instrText>
            </w:r>
            <w:r w:rsidR="00F6242F">
              <w:fldChar w:fldCharType="separate"/>
            </w:r>
            <w:r w:rsidRPr="007E0F23">
              <w:rPr>
                <w:rStyle w:val="Lienhypertexte"/>
                <w:rFonts w:ascii="Arial" w:hAnsi="Arial" w:cs="Arial"/>
                <w:color w:val="000000" w:themeColor="text1"/>
                <w:lang w:val="en-US"/>
              </w:rPr>
              <w:t>cnig@cnig.gouv.fr</w:t>
            </w:r>
            <w:r w:rsidR="00F6242F">
              <w:rPr>
                <w:rStyle w:val="Lienhypertexte"/>
                <w:rFonts w:ascii="Arial" w:hAnsi="Arial" w:cs="Arial"/>
                <w:color w:val="000000" w:themeColor="text1"/>
                <w:lang w:val="en-US"/>
              </w:rPr>
              <w:fldChar w:fldCharType="end"/>
            </w:r>
          </w:p>
        </w:tc>
      </w:tr>
    </w:tbl>
    <w:p w:rsidR="00294020" w:rsidRPr="007E0F23" w:rsidRDefault="00294020">
      <w:pPr>
        <w:rPr>
          <w:rFonts w:ascii="Arial" w:hAnsi="Arial" w:cs="Arial"/>
          <w:color w:val="000000" w:themeColor="text1"/>
          <w:sz w:val="12"/>
          <w:szCs w:val="12"/>
          <w:lang w:val="en-US"/>
        </w:rPr>
      </w:pPr>
    </w:p>
    <w:p w:rsidR="00294020" w:rsidRPr="007E0F23" w:rsidRDefault="00294020">
      <w:pPr>
        <w:pStyle w:val="Corpsdetexte"/>
        <w:rPr>
          <w:rFonts w:ascii="Arial" w:hAnsi="Arial" w:cs="Arial"/>
          <w:color w:val="000000" w:themeColor="text1"/>
          <w:lang w:val="en-US"/>
        </w:rPr>
      </w:pPr>
    </w:p>
    <w:p w:rsidR="00294020" w:rsidRPr="007E0F23" w:rsidRDefault="00EA095A">
      <w:pPr>
        <w:pStyle w:val="Titre1"/>
        <w:numPr>
          <w:ilvl w:val="0"/>
          <w:numId w:val="11"/>
        </w:numPr>
        <w:rPr>
          <w:rFonts w:ascii="Arial" w:hAnsi="Arial"/>
          <w:color w:val="000000" w:themeColor="text1"/>
        </w:rPr>
      </w:pPr>
      <w:bookmarkStart w:id="257" w:name="_Toc129020157"/>
      <w:bookmarkStart w:id="258" w:name="_Ref151737077"/>
      <w:bookmarkStart w:id="259" w:name="_Ref151737145"/>
      <w:bookmarkStart w:id="260" w:name="_Ref151737146"/>
      <w:bookmarkStart w:id="261" w:name="_Ref151737150"/>
      <w:bookmarkStart w:id="262" w:name="_Toc158389264"/>
      <w:bookmarkEnd w:id="257"/>
      <w:r w:rsidRPr="007E0F23">
        <w:rPr>
          <w:rFonts w:ascii="Arial" w:hAnsi="Arial"/>
          <w:noProof/>
          <w:color w:val="000000" w:themeColor="text1"/>
          <w:lang w:val="en-US"/>
        </w:rPr>
        <w:lastRenderedPageBreak/>
        <w:drawing>
          <wp:anchor distT="6350" distB="6350" distL="6350" distR="6350" simplePos="0" relativeHeight="12" behindDoc="0" locked="0" layoutInCell="0" allowOverlap="1" wp14:anchorId="58211F65" wp14:editId="09BE5723">
            <wp:simplePos x="0" y="0"/>
            <wp:positionH relativeFrom="page">
              <wp:posOffset>431165</wp:posOffset>
            </wp:positionH>
            <wp:positionV relativeFrom="page">
              <wp:posOffset>3199130</wp:posOffset>
            </wp:positionV>
            <wp:extent cx="6120130" cy="4970145"/>
            <wp:effectExtent l="0" t="0" r="0" b="0"/>
            <wp:wrapSquare wrapText="bothSides"/>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31"/>
                    <a:stretch>
                      <a:fillRect/>
                    </a:stretch>
                  </pic:blipFill>
                  <pic:spPr bwMode="auto">
                    <a:xfrm>
                      <a:off x="0" y="0"/>
                      <a:ext cx="6120130" cy="4970145"/>
                    </a:xfrm>
                    <a:prstGeom prst="rect">
                      <a:avLst/>
                    </a:prstGeom>
                  </pic:spPr>
                </pic:pic>
              </a:graphicData>
            </a:graphic>
          </wp:anchor>
        </w:drawing>
      </w:r>
      <w:r w:rsidRPr="007E0F23">
        <w:rPr>
          <w:rFonts w:ascii="Arial" w:hAnsi="Arial"/>
          <w:color w:val="000000" w:themeColor="text1"/>
        </w:rPr>
        <w:t>Structuration du règlement d’urbanisme</w:t>
      </w:r>
      <w:bookmarkEnd w:id="258"/>
      <w:bookmarkEnd w:id="259"/>
      <w:bookmarkEnd w:id="260"/>
      <w:bookmarkEnd w:id="261"/>
      <w:bookmarkEnd w:id="262"/>
    </w:p>
    <w:p w:rsidR="00294020" w:rsidRPr="007E0F23" w:rsidRDefault="00EA095A">
      <w:pPr>
        <w:pStyle w:val="Titre2"/>
        <w:rPr>
          <w:rFonts w:ascii="Arial" w:hAnsi="Arial"/>
          <w:color w:val="000000" w:themeColor="text1"/>
        </w:rPr>
      </w:pPr>
      <w:bookmarkStart w:id="263" w:name="_Toc129020158"/>
      <w:bookmarkStart w:id="264" w:name="_Toc158389265"/>
      <w:r w:rsidRPr="007E0F23">
        <w:rPr>
          <w:rFonts w:ascii="Arial" w:hAnsi="Arial"/>
          <w:color w:val="000000" w:themeColor="text1"/>
        </w:rPr>
        <w:t>5.1 Vue d’ensemble du modèle</w:t>
      </w:r>
      <w:bookmarkEnd w:id="263"/>
      <w:bookmarkEnd w:id="264"/>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Cette </w:t>
      </w:r>
      <w:hyperlink r:id="rId32" w:tgtFrame="_top">
        <w:r w:rsidRPr="007E0F23">
          <w:rPr>
            <w:rStyle w:val="Lienhypertexte"/>
            <w:rFonts w:ascii="Arial" w:hAnsi="Arial" w:cs="Arial"/>
            <w:color w:val="000000" w:themeColor="text1"/>
          </w:rPr>
          <w:t>vue d’ense</w:t>
        </w:r>
      </w:hyperlink>
      <w:hyperlink r:id="rId33" w:tgtFrame="_top">
        <w:bookmarkStart w:id="265" w:name="_Hlt132894753"/>
        <w:bookmarkStart w:id="266" w:name="_Hlt132894752"/>
        <w:r w:rsidRPr="007E0F23">
          <w:rPr>
            <w:rStyle w:val="Lienhypertexte"/>
            <w:rFonts w:ascii="Arial" w:hAnsi="Arial" w:cs="Arial"/>
            <w:color w:val="000000" w:themeColor="text1"/>
          </w:rPr>
          <w:t>m</w:t>
        </w:r>
      </w:hyperlink>
      <w:hyperlink r:id="rId34" w:tgtFrame="_top">
        <w:bookmarkEnd w:id="265"/>
        <w:bookmarkEnd w:id="266"/>
        <w:r w:rsidRPr="007E0F23">
          <w:rPr>
            <w:rStyle w:val="Lienhypertexte"/>
            <w:rFonts w:ascii="Arial" w:hAnsi="Arial" w:cs="Arial"/>
            <w:color w:val="000000" w:themeColor="text1"/>
          </w:rPr>
          <w:t>ble</w:t>
        </w:r>
      </w:hyperlink>
      <w:r w:rsidRPr="007E0F23">
        <w:rPr>
          <w:rFonts w:ascii="Arial" w:hAnsi="Arial" w:cs="Arial"/>
          <w:color w:val="000000" w:themeColor="text1"/>
        </w:rPr>
        <w:t xml:space="preserve"> illustre l’articulation entre le standard SRU (niveau 1 et 2) et le standard CNIG PLU.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Les classes jaunes représentent les classes du Standard CNIG PLU.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Les classes en beige concernent le standard SRU de niveau 1.</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Les classes vertes appartiennent au standard SRU de niveau 2.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Le modèle s'appuie sur les classes du standard CNIG SRU de niveau 1 (les deux premières "colonnes" dans le schéma UML) en l'enrichissant au niveau de la classe Contenu.</w:t>
      </w: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EA095A">
      <w:pPr>
        <w:pStyle w:val="Figure"/>
        <w:rPr>
          <w:rFonts w:ascii="Arial" w:hAnsi="Arial" w:cs="Arial"/>
          <w:color w:val="000000" w:themeColor="text1"/>
        </w:rPr>
      </w:pPr>
      <w:r w:rsidRPr="007E0F23">
        <w:rPr>
          <w:rFonts w:ascii="Arial" w:hAnsi="Arial" w:cs="Arial"/>
          <w:color w:val="000000" w:themeColor="text1"/>
        </w:rPr>
        <w:t xml:space="preserve"> </w:t>
      </w: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EA095A">
      <w:pPr>
        <w:pStyle w:val="Figure"/>
        <w:rPr>
          <w:rFonts w:ascii="Arial" w:hAnsi="Arial" w:cs="Arial"/>
          <w:color w:val="000000" w:themeColor="text1"/>
        </w:rPr>
      </w:pPr>
      <w:r w:rsidRPr="007E0F23">
        <w:rPr>
          <w:rFonts w:ascii="Arial" w:hAnsi="Arial" w:cs="Arial"/>
          <w:noProof/>
          <w:color w:val="000000" w:themeColor="text1"/>
          <w:lang w:val="en-US"/>
        </w:rPr>
        <mc:AlternateContent>
          <mc:Choice Requires="wps">
            <w:drawing>
              <wp:anchor distT="5715" distB="17145" distL="5715" distR="19685" simplePos="0" relativeHeight="10" behindDoc="0" locked="0" layoutInCell="0" allowOverlap="1" wp14:anchorId="66218D57" wp14:editId="30382237">
                <wp:simplePos x="0" y="0"/>
                <wp:positionH relativeFrom="column">
                  <wp:posOffset>-5999480</wp:posOffset>
                </wp:positionH>
                <wp:positionV relativeFrom="paragraph">
                  <wp:posOffset>450215</wp:posOffset>
                </wp:positionV>
                <wp:extent cx="6120130" cy="502920"/>
                <wp:effectExtent l="635" t="635" r="635" b="635"/>
                <wp:wrapTopAndBottom/>
                <wp:docPr id="5" name="Cadre1"/>
                <wp:cNvGraphicFramePr/>
                <a:graphic xmlns:a="http://schemas.openxmlformats.org/drawingml/2006/main">
                  <a:graphicData uri="http://schemas.microsoft.com/office/word/2010/wordprocessingShape">
                    <wps:wsp>
                      <wps:cNvSpPr/>
                      <wps:spPr>
                        <a:xfrm>
                          <a:off x="0" y="0"/>
                          <a:ext cx="6120000" cy="502920"/>
                        </a:xfrm>
                        <a:prstGeom prst="rect">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txbx>
                        <w:txbxContent>
                          <w:p w:rsidR="00F6242F" w:rsidRDefault="00F6242F">
                            <w:pPr>
                              <w:pStyle w:val="Figure"/>
                              <w:rPr>
                                <w:color w:val="000000"/>
                              </w:rPr>
                            </w:pPr>
                            <w:r>
                              <w:rPr>
                                <w:color w:val="000000"/>
                              </w:rPr>
                              <w:t xml:space="preserve"> Figure 1: Vue d’ensemble de l’articulation du standard SRU (niveau 1 et 2) et du standard PLU – Schéma UML</w:t>
                            </w:r>
                          </w:p>
                        </w:txbxContent>
                      </wps:txbx>
                      <wps:bodyPr lIns="0" tIns="0" rIns="0" bIns="0" anchor="t">
                        <a:noAutofit/>
                      </wps:bodyPr>
                    </wps:wsp>
                  </a:graphicData>
                </a:graphic>
              </wp:anchor>
            </w:drawing>
          </mc:Choice>
          <mc:Fallback>
            <w:pict>
              <v:rect id="Cadre1" o:spid="_x0000_s1026" style="position:absolute;margin-left:-472.4pt;margin-top:35.45pt;width:481.9pt;height:39.6pt;z-index:10;visibility:visible;mso-wrap-style:square;mso-wrap-distance-left:.45pt;mso-wrap-distance-top:.45pt;mso-wrap-distance-right:1.55pt;mso-wrap-distance-bottom:1.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" o:allowincell="f" strokeweight="0">
                <v:textbox inset="0,0,0,0">
                  <w:txbxContent>
                    <w:p w:rsidR="00F6242F" w:rsidRDefault="00F6242F">
                      <w:pPr>
                        <w:pStyle w:val="Figure"/>
                        <w:rPr>
                          <w:color w:val="000000"/>
                        </w:rPr>
                      </w:pPr>
                      <w:r>
                        <w:rPr>
                          <w:color w:val="000000"/>
                        </w:rPr>
                        <w:t xml:space="preserve"> Figure 1: Vue d’ensemble de l’articulation du standard SRU (niveau 1 et 2) et du standard PLU – Schéma UML</w:t>
                      </w:r>
                    </w:p>
                  </w:txbxContent>
                </v:textbox>
                <w10:wrap type="topAndBottom"/>
              </v:rect>
            </w:pict>
          </mc:Fallback>
        </mc:AlternateContent>
      </w:r>
    </w:p>
    <w:p w:rsidR="00294020" w:rsidRPr="007E0F23" w:rsidRDefault="00EA095A">
      <w:pPr>
        <w:pStyle w:val="Figure"/>
        <w:rPr>
          <w:rFonts w:ascii="Arial" w:hAnsi="Arial" w:cs="Arial"/>
          <w:color w:val="000000" w:themeColor="text1"/>
        </w:rPr>
      </w:pPr>
      <w:r w:rsidRPr="007E0F23">
        <w:rPr>
          <w:rFonts w:ascii="Arial" w:hAnsi="Arial" w:cs="Arial"/>
          <w:color w:val="000000" w:themeColor="text1"/>
        </w:rPr>
        <w:commentReference w:id="267"/>
      </w:r>
      <w:r w:rsidRPr="007E0F23">
        <w:rPr>
          <w:rStyle w:val="Marquedecommentaire"/>
          <w:rFonts w:ascii="Arial" w:hAnsi="Arial" w:cs="Arial"/>
          <w:i w:val="0"/>
          <w:iCs w:val="0"/>
          <w:color w:val="000000" w:themeColor="text1"/>
        </w:rPr>
        <w:commentReference w:id="268"/>
      </w: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294020">
      <w:pPr>
        <w:pStyle w:val="Figure"/>
        <w:rPr>
          <w:rFonts w:ascii="Arial" w:hAnsi="Arial" w:cs="Arial"/>
          <w:color w:val="000000" w:themeColor="text1"/>
        </w:rPr>
      </w:pPr>
    </w:p>
    <w:p w:rsidR="00294020" w:rsidRPr="007E0F23" w:rsidRDefault="00EA095A">
      <w:pPr>
        <w:pStyle w:val="Titre2"/>
        <w:rPr>
          <w:rFonts w:ascii="Arial" w:hAnsi="Arial"/>
          <w:color w:val="000000" w:themeColor="text1"/>
        </w:rPr>
      </w:pPr>
      <w:bookmarkStart w:id="269" w:name="_Toc129020159"/>
      <w:bookmarkStart w:id="270" w:name="_Toc158389266"/>
      <w:r w:rsidRPr="007E0F23">
        <w:rPr>
          <w:rFonts w:ascii="Arial" w:hAnsi="Arial"/>
          <w:color w:val="000000" w:themeColor="text1"/>
        </w:rPr>
        <w:lastRenderedPageBreak/>
        <w:t>5.2 Modèle de données</w:t>
      </w:r>
      <w:bookmarkEnd w:id="269"/>
      <w:bookmarkEnd w:id="270"/>
    </w:p>
    <w:p w:rsidR="00294020" w:rsidRPr="007E0F23" w:rsidRDefault="0084525E">
      <w:pPr>
        <w:pStyle w:val="Corpsdetexte"/>
        <w:rPr>
          <w:rFonts w:ascii="Arial" w:hAnsi="Arial" w:cs="Arial"/>
          <w:color w:val="000000" w:themeColor="text1"/>
        </w:rPr>
      </w:pPr>
      <w:r>
        <w:rPr>
          <w:noProof/>
          <w:lang w:val="en-US"/>
        </w:rPr>
        <w:drawing>
          <wp:inline distT="0" distB="0" distL="0" distR="0" wp14:anchorId="08D11528" wp14:editId="50A8FC6D">
            <wp:extent cx="7100047" cy="7398327"/>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102800" cy="7401196"/>
                    </a:xfrm>
                    <a:prstGeom prst="rect">
                      <a:avLst/>
                    </a:prstGeom>
                  </pic:spPr>
                </pic:pic>
              </a:graphicData>
            </a:graphic>
          </wp:inline>
        </w:drawing>
      </w:r>
      <w:bookmarkStart w:id="271" w:name="_GoBack"/>
      <w:bookmarkEnd w:id="271"/>
    </w:p>
    <w:p w:rsidR="00294020" w:rsidRPr="007E0F23" w:rsidRDefault="00EA095A">
      <w:pPr>
        <w:pStyle w:val="Figure"/>
        <w:rPr>
          <w:rFonts w:ascii="Arial" w:hAnsi="Arial" w:cs="Arial"/>
          <w:color w:val="000000" w:themeColor="text1"/>
        </w:rPr>
      </w:pPr>
      <w:r w:rsidRPr="007E0F23">
        <w:rPr>
          <w:rFonts w:ascii="Arial" w:hAnsi="Arial" w:cs="Arial"/>
          <w:noProof/>
          <w:color w:val="000000" w:themeColor="text1"/>
          <w:lang w:val="en-US"/>
        </w:rPr>
        <mc:AlternateContent>
          <mc:Choice Requires="wps">
            <w:drawing>
              <wp:anchor distT="635" distB="635" distL="635" distR="635" simplePos="0" relativeHeight="13" behindDoc="0" locked="0" layoutInCell="0" allowOverlap="1" wp14:anchorId="23F5FB08" wp14:editId="2EAC15AF">
                <wp:simplePos x="0" y="0"/>
                <wp:positionH relativeFrom="column">
                  <wp:posOffset>-38100</wp:posOffset>
                </wp:positionH>
                <wp:positionV relativeFrom="paragraph">
                  <wp:posOffset>191770</wp:posOffset>
                </wp:positionV>
                <wp:extent cx="3606800" cy="311150"/>
                <wp:effectExtent l="635" t="635" r="635" b="635"/>
                <wp:wrapNone/>
                <wp:docPr id="8" name="Forme 1"/>
                <wp:cNvGraphicFramePr/>
                <a:graphic xmlns:a="http://schemas.openxmlformats.org/drawingml/2006/main">
                  <a:graphicData uri="http://schemas.microsoft.com/office/word/2010/wordprocessingShape">
                    <wps:wsp>
                      <wps:cNvSpPr/>
                      <wps:spPr>
                        <a:xfrm>
                          <a:off x="0" y="0"/>
                          <a:ext cx="3606840" cy="311040"/>
                        </a:xfrm>
                        <a:prstGeom prst="rect">
                          <a:avLst/>
                        </a:pr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rect id="Forme 1" o:spid="_x0000_s1026" style="position:absolute;margin-left:-3pt;margin-top:15.1pt;width:284pt;height:24.5pt;z-index:13;visibility:visible;mso-wrap-style:square;mso-wrap-distance-left:.05pt;mso-wrap-distance-top:.05pt;mso-wrap-distance-right:.05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" o:allowincell="f" filled="f" strokeweight="0"/>
            </w:pict>
          </mc:Fallback>
        </mc:AlternateContent>
      </w:r>
    </w:p>
    <w:p w:rsidR="00294020" w:rsidRPr="007E0F23" w:rsidRDefault="00EA095A">
      <w:pPr>
        <w:pStyle w:val="Figure"/>
        <w:rPr>
          <w:rFonts w:ascii="Arial" w:hAnsi="Arial" w:cs="Arial"/>
          <w:color w:val="000000" w:themeColor="text1"/>
        </w:rPr>
      </w:pPr>
      <w:r w:rsidRPr="007E0F23">
        <w:rPr>
          <w:rFonts w:ascii="Arial" w:hAnsi="Arial" w:cs="Arial"/>
          <w:color w:val="000000" w:themeColor="text1"/>
        </w:rPr>
        <w:t>Figure 2 : Schéma UML détaillé du niveau 2</w:t>
      </w:r>
    </w:p>
    <w:p w:rsidR="00294020" w:rsidRPr="007E0F23" w:rsidRDefault="00294020">
      <w:pPr>
        <w:pStyle w:val="Corpsdetexte"/>
        <w:rPr>
          <w:rFonts w:ascii="Arial" w:hAnsi="Arial" w:cs="Arial"/>
          <w:color w:val="000000" w:themeColor="text1"/>
        </w:rPr>
      </w:pPr>
    </w:p>
    <w:p w:rsidR="00294020" w:rsidRPr="007E0F23" w:rsidRDefault="00EA095A">
      <w:pPr>
        <w:pStyle w:val="Corpsdetexte"/>
        <w:jc w:val="both"/>
        <w:rPr>
          <w:rFonts w:ascii="Arial" w:hAnsi="Arial" w:cs="Arial"/>
          <w:color w:val="000000" w:themeColor="text1"/>
        </w:rPr>
      </w:pPr>
      <w:r w:rsidRPr="007E0F23">
        <w:rPr>
          <w:rFonts w:ascii="Arial" w:hAnsi="Arial" w:cs="Arial"/>
          <w:color w:val="000000" w:themeColor="text1"/>
        </w:rPr>
        <w:t xml:space="preserve">Les schémas UML précédents représentent les classes du règlement d’urbanisme décrites dans le chapitre </w:t>
      </w:r>
      <w:r w:rsidR="007A290C" w:rsidRPr="007E0F23">
        <w:rPr>
          <w:rFonts w:ascii="Arial" w:hAnsi="Arial" w:cs="Arial"/>
          <w:color w:val="000000" w:themeColor="text1"/>
        </w:rPr>
        <w:fldChar w:fldCharType="begin"/>
      </w:r>
      <w:r w:rsidR="007A290C" w:rsidRPr="007E0F23">
        <w:rPr>
          <w:rFonts w:ascii="Arial" w:hAnsi="Arial" w:cs="Arial"/>
          <w:color w:val="000000" w:themeColor="text1"/>
        </w:rPr>
        <w:instrText xml:space="preserve"> REF _Ref151737145 \r \h </w:instrText>
      </w:r>
      <w:r w:rsidR="007E0F23">
        <w:rPr>
          <w:rFonts w:ascii="Arial" w:hAnsi="Arial" w:cs="Arial"/>
          <w:color w:val="000000" w:themeColor="text1"/>
        </w:rPr>
        <w:instrText xml:space="preserve"> \* MERGEFORMAT </w:instrText>
      </w:r>
      <w:r w:rsidR="007A290C" w:rsidRPr="007E0F23">
        <w:rPr>
          <w:rFonts w:ascii="Arial" w:hAnsi="Arial" w:cs="Arial"/>
          <w:color w:val="000000" w:themeColor="text1"/>
        </w:rPr>
      </w:r>
      <w:r w:rsidR="007A290C" w:rsidRPr="007E0F23">
        <w:rPr>
          <w:rFonts w:ascii="Arial" w:hAnsi="Arial" w:cs="Arial"/>
          <w:color w:val="000000" w:themeColor="text1"/>
        </w:rPr>
        <w:fldChar w:fldCharType="separate"/>
      </w:r>
      <w:r w:rsidR="007A290C" w:rsidRPr="007E0F23">
        <w:rPr>
          <w:rFonts w:ascii="Arial" w:hAnsi="Arial" w:cs="Arial"/>
          <w:color w:val="000000" w:themeColor="text1"/>
        </w:rPr>
        <w:t>5</w:t>
      </w:r>
      <w:r w:rsidR="007A290C" w:rsidRPr="007E0F23">
        <w:rPr>
          <w:rFonts w:ascii="Arial" w:hAnsi="Arial" w:cs="Arial"/>
          <w:color w:val="000000" w:themeColor="text1"/>
        </w:rPr>
        <w:fldChar w:fldCharType="end"/>
      </w:r>
    </w:p>
    <w:p w:rsidR="00294020" w:rsidRPr="007E0F23" w:rsidRDefault="00294020">
      <w:pPr>
        <w:pStyle w:val="Corpsdetexte"/>
        <w:jc w:val="both"/>
        <w:rPr>
          <w:rFonts w:ascii="Arial" w:hAnsi="Arial" w:cs="Arial"/>
          <w:color w:val="000000" w:themeColor="text1"/>
        </w:rPr>
      </w:pPr>
    </w:p>
    <w:p w:rsidR="00BA19E0" w:rsidRPr="007E0F23" w:rsidRDefault="00EA095A">
      <w:pPr>
        <w:pStyle w:val="Corpsdetexte"/>
        <w:jc w:val="both"/>
        <w:rPr>
          <w:rFonts w:ascii="Arial" w:hAnsi="Arial" w:cs="Arial"/>
          <w:color w:val="000000" w:themeColor="text1"/>
        </w:rPr>
      </w:pPr>
      <w:r w:rsidRPr="007E0F23">
        <w:rPr>
          <w:rFonts w:ascii="Arial" w:hAnsi="Arial" w:cs="Arial"/>
          <w:color w:val="000000" w:themeColor="text1"/>
        </w:rPr>
        <w:lastRenderedPageBreak/>
        <w:t xml:space="preserve">Comme plusieurs conditions et contraintes sont possibles, le chaînage permet d'associer plusieurs conditions et contraintes unitaires par un opérateur logique (ET, OU) pour former des règles, par exemple sous cette forme : </w:t>
      </w:r>
      <w:r w:rsidR="00BA19E0" w:rsidRPr="007E0F23">
        <w:rPr>
          <w:rFonts w:ascii="Arial" w:hAnsi="Arial" w:cs="Arial"/>
          <w:color w:val="000000" w:themeColor="text1"/>
        </w:rPr>
        <w:t>(</w:t>
      </w:r>
      <w:r w:rsidRPr="007E0F23">
        <w:rPr>
          <w:rFonts w:ascii="Arial" w:hAnsi="Arial" w:cs="Arial"/>
          <w:color w:val="000000" w:themeColor="text1"/>
        </w:rPr>
        <w:t>condition_1 ET condition_2</w:t>
      </w:r>
      <w:r w:rsidR="00BA19E0" w:rsidRPr="007E0F23">
        <w:rPr>
          <w:rFonts w:ascii="Arial" w:hAnsi="Arial" w:cs="Arial"/>
          <w:color w:val="000000" w:themeColor="text1"/>
        </w:rPr>
        <w:t>)</w:t>
      </w:r>
      <w:r w:rsidRPr="007E0F23">
        <w:rPr>
          <w:rFonts w:ascii="Arial" w:hAnsi="Arial" w:cs="Arial"/>
          <w:color w:val="000000" w:themeColor="text1"/>
        </w:rPr>
        <w:t xml:space="preserve"> OU condition_</w:t>
      </w:r>
      <w:r w:rsidR="00BA19E0" w:rsidRPr="007E0F23">
        <w:rPr>
          <w:rFonts w:ascii="Arial" w:hAnsi="Arial" w:cs="Arial"/>
          <w:color w:val="000000" w:themeColor="text1"/>
        </w:rPr>
        <w:t xml:space="preserve">3. </w:t>
      </w:r>
    </w:p>
    <w:p w:rsidR="00294020" w:rsidRPr="007E0F23" w:rsidRDefault="00BA19E0">
      <w:pPr>
        <w:pStyle w:val="Corpsdetexte"/>
        <w:jc w:val="both"/>
        <w:rPr>
          <w:rFonts w:ascii="Arial" w:hAnsi="Arial" w:cs="Arial"/>
          <w:color w:val="000000" w:themeColor="text1"/>
          <w:sz w:val="18"/>
        </w:rPr>
      </w:pPr>
      <w:r w:rsidRPr="007E0F23">
        <w:rPr>
          <w:rFonts w:ascii="Arial" w:hAnsi="Arial" w:cs="Arial"/>
          <w:color w:val="000000" w:themeColor="text1"/>
          <w:sz w:val="18"/>
        </w:rPr>
        <w:t>Note 1 : Le « ET » l’emporte sur le « OU »</w:t>
      </w:r>
    </w:p>
    <w:p w:rsidR="00294020" w:rsidRPr="007E0F23" w:rsidRDefault="00294020">
      <w:pPr>
        <w:pStyle w:val="Corpsdetexte"/>
        <w:jc w:val="both"/>
        <w:rPr>
          <w:rFonts w:ascii="Arial" w:hAnsi="Arial" w:cs="Arial"/>
          <w:color w:val="000000" w:themeColor="text1"/>
        </w:rPr>
      </w:pPr>
    </w:p>
    <w:p w:rsidR="00294020" w:rsidRPr="007E0F23" w:rsidRDefault="00EA095A" w:rsidP="005D004F">
      <w:pPr>
        <w:pStyle w:val="Titre2"/>
        <w:rPr>
          <w:rFonts w:ascii="Arial" w:hAnsi="Arial"/>
          <w:color w:val="000000" w:themeColor="text1"/>
        </w:rPr>
      </w:pPr>
      <w:bookmarkStart w:id="272" w:name="_Toc129020160"/>
      <w:bookmarkStart w:id="273" w:name="_Toc158389267"/>
      <w:r w:rsidRPr="007E0F23">
        <w:rPr>
          <w:rFonts w:ascii="Arial" w:hAnsi="Arial"/>
          <w:color w:val="000000" w:themeColor="text1"/>
        </w:rPr>
        <w:t>5.3 Catalogue d’objets</w:t>
      </w:r>
      <w:bookmarkStart w:id="274" w:name="_Toc150266154"/>
      <w:bookmarkStart w:id="275" w:name="_Toc150266195"/>
      <w:bookmarkStart w:id="276" w:name="_Toc150266326"/>
      <w:bookmarkStart w:id="277" w:name="_Toc150266499"/>
      <w:bookmarkStart w:id="278" w:name="_Toc150266561"/>
      <w:bookmarkEnd w:id="272"/>
      <w:bookmarkEnd w:id="273"/>
      <w:bookmarkEnd w:id="274"/>
      <w:bookmarkEnd w:id="275"/>
      <w:bookmarkEnd w:id="276"/>
      <w:bookmarkEnd w:id="277"/>
      <w:bookmarkEnd w:id="278"/>
    </w:p>
    <w:p w:rsidR="008F51F9" w:rsidRPr="007E0F23" w:rsidRDefault="008F51F9" w:rsidP="008F51F9">
      <w:pPr>
        <w:pStyle w:val="Corpsdetexte"/>
        <w:rPr>
          <w:rFonts w:ascii="Arial" w:hAnsi="Arial" w:cs="Arial"/>
        </w:rPr>
      </w:pPr>
    </w:p>
    <w:p w:rsidR="008F51F9" w:rsidRPr="007E0F23" w:rsidRDefault="008F51F9" w:rsidP="00E61F89">
      <w:pPr>
        <w:pStyle w:val="Titre3"/>
        <w:jc w:val="left"/>
        <w:rPr>
          <w:rFonts w:ascii="Arial" w:hAnsi="Arial" w:cs="Arial"/>
          <w:color w:val="auto"/>
        </w:rPr>
      </w:pPr>
      <w:bookmarkStart w:id="279" w:name="_Toc158389268"/>
      <w:r w:rsidRPr="007E0F23">
        <w:rPr>
          <w:rFonts w:ascii="Arial" w:hAnsi="Arial" w:cs="Arial"/>
          <w:color w:val="auto"/>
        </w:rPr>
        <w:t>5.3.1</w:t>
      </w:r>
      <w:r w:rsidR="00E61F89" w:rsidRPr="007E0F23">
        <w:rPr>
          <w:rFonts w:ascii="Arial" w:hAnsi="Arial" w:cs="Arial"/>
          <w:color w:val="auto"/>
        </w:rPr>
        <w:t xml:space="preserve">   Gestion des identifiants</w:t>
      </w:r>
      <w:bookmarkEnd w:id="279"/>
    </w:p>
    <w:p w:rsidR="008F51F9" w:rsidRPr="007E0F23" w:rsidRDefault="008F51F9" w:rsidP="008F51F9">
      <w:pPr>
        <w:pStyle w:val="Corpsdetexte"/>
        <w:rPr>
          <w:rFonts w:ascii="Arial" w:hAnsi="Arial" w:cs="Arial"/>
        </w:rPr>
      </w:pPr>
    </w:p>
    <w:p w:rsidR="00E61F89" w:rsidRPr="007E0F23" w:rsidRDefault="00E61F89" w:rsidP="005D004F">
      <w:pPr>
        <w:pStyle w:val="Corpsdetexte"/>
        <w:rPr>
          <w:rFonts w:ascii="Arial" w:hAnsi="Arial" w:cs="Arial"/>
          <w:color w:val="000000" w:themeColor="text1"/>
          <w:szCs w:val="22"/>
        </w:rPr>
      </w:pPr>
      <w:r w:rsidRPr="007E0F23">
        <w:rPr>
          <w:rFonts w:ascii="Arial" w:hAnsi="Arial" w:cs="Arial"/>
          <w:kern w:val="0"/>
          <w:szCs w:val="22"/>
        </w:rPr>
        <w:t xml:space="preserve">La classe d'objets </w:t>
      </w:r>
      <w:r w:rsidRPr="007E0F23">
        <w:rPr>
          <w:rFonts w:ascii="Arial" w:hAnsi="Arial" w:cs="Arial"/>
          <w:color w:val="000000" w:themeColor="text1"/>
          <w:szCs w:val="22"/>
        </w:rPr>
        <w:t xml:space="preserve">RegleStructure est dotée d’un identifiant « id » qui permet de faire le lien avec l’identifiant contenu dans la classe « id » permettant de faire le lien entre les deux niveaux du standard SRU. </w:t>
      </w:r>
    </w:p>
    <w:p w:rsidR="00E61F89" w:rsidRPr="007E0F23" w:rsidRDefault="00E61F89" w:rsidP="005D004F">
      <w:pPr>
        <w:pStyle w:val="Corpsdetexte"/>
        <w:rPr>
          <w:rFonts w:ascii="Arial" w:hAnsi="Arial" w:cs="Arial"/>
          <w:color w:val="000000" w:themeColor="text1"/>
          <w:szCs w:val="22"/>
        </w:rPr>
      </w:pPr>
      <w:r w:rsidRPr="007E0F23">
        <w:rPr>
          <w:rFonts w:ascii="Arial" w:hAnsi="Arial" w:cs="Arial"/>
          <w:color w:val="000000" w:themeColor="text1"/>
          <w:szCs w:val="22"/>
        </w:rPr>
        <w:t>L’identifiant contenu dans la classe d’objets RegleStructure permet également de faire le lien avec les deux classes abstraites : ContrainteUnitaire et ConditionUnitaire.</w:t>
      </w:r>
    </w:p>
    <w:p w:rsidR="0081087B" w:rsidRPr="007E0F23" w:rsidRDefault="0081087B" w:rsidP="0081087B">
      <w:pPr>
        <w:pStyle w:val="Corpsdetexte"/>
        <w:jc w:val="both"/>
        <w:rPr>
          <w:rFonts w:ascii="Arial" w:hAnsi="Arial" w:cs="Arial"/>
          <w:color w:val="000000" w:themeColor="text1"/>
          <w:szCs w:val="22"/>
        </w:rPr>
      </w:pPr>
      <w:r w:rsidRPr="007E0F23">
        <w:rPr>
          <w:rFonts w:ascii="Arial" w:hAnsi="Arial" w:cs="Arial"/>
          <w:color w:val="000000" w:themeColor="text1"/>
          <w:szCs w:val="22"/>
        </w:rPr>
        <w:t xml:space="preserve">La Classe de RegleStructure est liée par des relations de compositions avec les classes ContrainteUnitaire et ConditionUnitaire </w:t>
      </w:r>
      <w:commentRangeStart w:id="280"/>
      <w:r w:rsidRPr="007E0F23">
        <w:rPr>
          <w:rFonts w:ascii="Arial" w:hAnsi="Arial" w:cs="Arial"/>
          <w:color w:val="000000" w:themeColor="text1"/>
          <w:szCs w:val="22"/>
        </w:rPr>
        <w:t>matérialisé par l’attribut « id ».</w:t>
      </w:r>
      <w:commentRangeEnd w:id="280"/>
      <w:r w:rsidRPr="007E0F23">
        <w:rPr>
          <w:rStyle w:val="Marquedecommentaire"/>
          <w:rFonts w:ascii="Arial" w:hAnsi="Arial" w:cs="Arial"/>
        </w:rPr>
        <w:commentReference w:id="280"/>
      </w:r>
    </w:p>
    <w:p w:rsidR="0081087B" w:rsidRPr="007E0F23" w:rsidRDefault="0081087B" w:rsidP="005D004F">
      <w:pPr>
        <w:pStyle w:val="Corpsdetexte"/>
        <w:rPr>
          <w:rFonts w:ascii="Arial" w:hAnsi="Arial" w:cs="Arial"/>
          <w:color w:val="000000" w:themeColor="text1"/>
          <w:szCs w:val="22"/>
        </w:rPr>
      </w:pPr>
    </w:p>
    <w:p w:rsidR="005D004F" w:rsidRPr="007E0F23" w:rsidRDefault="00E61F89" w:rsidP="005D004F">
      <w:pPr>
        <w:pStyle w:val="Corpsdetexte"/>
        <w:rPr>
          <w:rFonts w:ascii="Arial" w:hAnsi="Arial" w:cs="Arial"/>
          <w:color w:val="000000" w:themeColor="text1"/>
        </w:rPr>
      </w:pPr>
      <w:r w:rsidRPr="007E0F23">
        <w:rPr>
          <w:rFonts w:ascii="Arial" w:hAnsi="Arial" w:cs="Arial"/>
          <w:color w:val="000000" w:themeColor="text1"/>
          <w:szCs w:val="22"/>
        </w:rPr>
        <w:t xml:space="preserve"> </w:t>
      </w:r>
    </w:p>
    <w:p w:rsidR="00E61F89" w:rsidRPr="007E0F23" w:rsidRDefault="00E61F89" w:rsidP="00E61F89">
      <w:pPr>
        <w:pStyle w:val="Paragraphedeliste"/>
        <w:numPr>
          <w:ilvl w:val="0"/>
          <w:numId w:val="12"/>
        </w:numPr>
        <w:spacing w:before="68" w:after="120"/>
        <w:contextualSpacing w:val="0"/>
        <w:outlineLvl w:val="2"/>
        <w:rPr>
          <w:rFonts w:ascii="Arial" w:hAnsi="Arial" w:cs="Arial"/>
          <w:b/>
          <w:bCs/>
          <w:vanish/>
          <w:color w:val="000000" w:themeColor="text1"/>
          <w:szCs w:val="36"/>
        </w:rPr>
      </w:pPr>
      <w:bookmarkStart w:id="281" w:name="_Toc150266155"/>
      <w:bookmarkStart w:id="282" w:name="_Toc150266196"/>
      <w:bookmarkStart w:id="283" w:name="_Toc150266327"/>
      <w:bookmarkStart w:id="284" w:name="_Toc150266500"/>
      <w:bookmarkStart w:id="285" w:name="_Toc150266562"/>
      <w:bookmarkStart w:id="286" w:name="_Toc150266735"/>
      <w:bookmarkStart w:id="287" w:name="_Toc150266786"/>
      <w:bookmarkStart w:id="288" w:name="_Toc150266931"/>
      <w:bookmarkStart w:id="289" w:name="_Toc150267916"/>
      <w:bookmarkStart w:id="290" w:name="_Toc150268055"/>
      <w:bookmarkStart w:id="291" w:name="_Toc150268109"/>
      <w:bookmarkStart w:id="292" w:name="_Toc150268201"/>
      <w:bookmarkStart w:id="293" w:name="_Toc150268283"/>
      <w:bookmarkStart w:id="294" w:name="_Toc151746430"/>
      <w:bookmarkStart w:id="295" w:name="_Toc158389269"/>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E61F89" w:rsidRPr="007E0F23" w:rsidRDefault="00E61F89" w:rsidP="00E61F89">
      <w:pPr>
        <w:pStyle w:val="Paragraphedeliste"/>
        <w:numPr>
          <w:ilvl w:val="0"/>
          <w:numId w:val="12"/>
        </w:numPr>
        <w:spacing w:before="68" w:after="120"/>
        <w:contextualSpacing w:val="0"/>
        <w:outlineLvl w:val="2"/>
        <w:rPr>
          <w:rFonts w:ascii="Arial" w:hAnsi="Arial" w:cs="Arial"/>
          <w:b/>
          <w:bCs/>
          <w:vanish/>
          <w:color w:val="000000" w:themeColor="text1"/>
          <w:szCs w:val="36"/>
        </w:rPr>
      </w:pPr>
      <w:bookmarkStart w:id="296" w:name="_Toc151746431"/>
      <w:bookmarkStart w:id="297" w:name="_Toc158389270"/>
      <w:bookmarkEnd w:id="296"/>
      <w:bookmarkEnd w:id="297"/>
    </w:p>
    <w:p w:rsidR="00E61F89" w:rsidRPr="007E0F23" w:rsidRDefault="00E61F89" w:rsidP="00E61F89">
      <w:pPr>
        <w:pStyle w:val="Paragraphedeliste"/>
        <w:numPr>
          <w:ilvl w:val="0"/>
          <w:numId w:val="12"/>
        </w:numPr>
        <w:spacing w:before="68" w:after="120"/>
        <w:contextualSpacing w:val="0"/>
        <w:outlineLvl w:val="2"/>
        <w:rPr>
          <w:rFonts w:ascii="Arial" w:hAnsi="Arial" w:cs="Arial"/>
          <w:b/>
          <w:bCs/>
          <w:vanish/>
          <w:color w:val="000000" w:themeColor="text1"/>
          <w:szCs w:val="36"/>
        </w:rPr>
      </w:pPr>
      <w:bookmarkStart w:id="298" w:name="_Toc151746432"/>
      <w:bookmarkStart w:id="299" w:name="_Toc158389271"/>
      <w:bookmarkEnd w:id="298"/>
      <w:bookmarkEnd w:id="299"/>
    </w:p>
    <w:p w:rsidR="00E61F89" w:rsidRPr="007E0F23" w:rsidRDefault="00E61F89" w:rsidP="00E61F89">
      <w:pPr>
        <w:pStyle w:val="Paragraphedeliste"/>
        <w:numPr>
          <w:ilvl w:val="0"/>
          <w:numId w:val="12"/>
        </w:numPr>
        <w:spacing w:before="68" w:after="120"/>
        <w:contextualSpacing w:val="0"/>
        <w:outlineLvl w:val="2"/>
        <w:rPr>
          <w:rFonts w:ascii="Arial" w:hAnsi="Arial" w:cs="Arial"/>
          <w:b/>
          <w:bCs/>
          <w:vanish/>
          <w:color w:val="000000" w:themeColor="text1"/>
          <w:szCs w:val="36"/>
        </w:rPr>
      </w:pPr>
      <w:bookmarkStart w:id="300" w:name="_Toc151746433"/>
      <w:bookmarkStart w:id="301" w:name="_Toc158389272"/>
      <w:bookmarkEnd w:id="300"/>
      <w:bookmarkEnd w:id="301"/>
    </w:p>
    <w:p w:rsidR="00E61F89" w:rsidRPr="007E0F23" w:rsidRDefault="00E61F89" w:rsidP="00E61F89">
      <w:pPr>
        <w:pStyle w:val="Paragraphedeliste"/>
        <w:numPr>
          <w:ilvl w:val="1"/>
          <w:numId w:val="12"/>
        </w:numPr>
        <w:spacing w:before="68" w:after="120"/>
        <w:contextualSpacing w:val="0"/>
        <w:outlineLvl w:val="2"/>
        <w:rPr>
          <w:rFonts w:ascii="Arial" w:hAnsi="Arial" w:cs="Arial"/>
          <w:b/>
          <w:bCs/>
          <w:vanish/>
          <w:color w:val="000000" w:themeColor="text1"/>
          <w:szCs w:val="36"/>
        </w:rPr>
      </w:pPr>
      <w:bookmarkStart w:id="302" w:name="_Toc151746434"/>
      <w:bookmarkStart w:id="303" w:name="_Toc158389273"/>
      <w:bookmarkEnd w:id="302"/>
      <w:bookmarkEnd w:id="303"/>
    </w:p>
    <w:p w:rsidR="00E61F89" w:rsidRPr="007E0F23" w:rsidRDefault="00E61F89" w:rsidP="00E61F89">
      <w:pPr>
        <w:pStyle w:val="Paragraphedeliste"/>
        <w:numPr>
          <w:ilvl w:val="1"/>
          <w:numId w:val="12"/>
        </w:numPr>
        <w:spacing w:before="68" w:after="120"/>
        <w:contextualSpacing w:val="0"/>
        <w:outlineLvl w:val="2"/>
        <w:rPr>
          <w:rFonts w:ascii="Arial" w:hAnsi="Arial" w:cs="Arial"/>
          <w:b/>
          <w:bCs/>
          <w:vanish/>
          <w:color w:val="000000" w:themeColor="text1"/>
          <w:szCs w:val="36"/>
        </w:rPr>
      </w:pPr>
      <w:bookmarkStart w:id="304" w:name="_Toc151746435"/>
      <w:bookmarkStart w:id="305" w:name="_Toc158389274"/>
      <w:bookmarkEnd w:id="304"/>
      <w:bookmarkEnd w:id="305"/>
    </w:p>
    <w:p w:rsidR="00E61F89" w:rsidRPr="007E0F23" w:rsidRDefault="00E61F89" w:rsidP="00E61F89">
      <w:pPr>
        <w:pStyle w:val="Paragraphedeliste"/>
        <w:numPr>
          <w:ilvl w:val="1"/>
          <w:numId w:val="12"/>
        </w:numPr>
        <w:spacing w:before="68" w:after="120"/>
        <w:contextualSpacing w:val="0"/>
        <w:outlineLvl w:val="2"/>
        <w:rPr>
          <w:rFonts w:ascii="Arial" w:hAnsi="Arial" w:cs="Arial"/>
          <w:b/>
          <w:bCs/>
          <w:vanish/>
          <w:color w:val="000000" w:themeColor="text1"/>
          <w:szCs w:val="36"/>
        </w:rPr>
      </w:pPr>
      <w:bookmarkStart w:id="306" w:name="_Toc151746436"/>
      <w:bookmarkStart w:id="307" w:name="_Toc158389275"/>
      <w:bookmarkEnd w:id="306"/>
      <w:bookmarkEnd w:id="307"/>
    </w:p>
    <w:p w:rsidR="00E61F89" w:rsidRPr="007E0F23" w:rsidRDefault="00E61F89" w:rsidP="00E61F89">
      <w:pPr>
        <w:pStyle w:val="Paragraphedeliste"/>
        <w:numPr>
          <w:ilvl w:val="2"/>
          <w:numId w:val="12"/>
        </w:numPr>
        <w:spacing w:before="68" w:after="120"/>
        <w:contextualSpacing w:val="0"/>
        <w:outlineLvl w:val="2"/>
        <w:rPr>
          <w:rFonts w:ascii="Arial" w:hAnsi="Arial" w:cs="Arial"/>
          <w:b/>
          <w:bCs/>
          <w:vanish/>
          <w:color w:val="000000" w:themeColor="text1"/>
          <w:szCs w:val="36"/>
        </w:rPr>
      </w:pPr>
      <w:bookmarkStart w:id="308" w:name="_Toc151746437"/>
      <w:bookmarkStart w:id="309" w:name="_Toc158389276"/>
      <w:bookmarkEnd w:id="308"/>
      <w:bookmarkEnd w:id="309"/>
    </w:p>
    <w:p w:rsidR="00294020" w:rsidRPr="007E0F23" w:rsidRDefault="00EA095A" w:rsidP="00E61F89">
      <w:pPr>
        <w:pStyle w:val="Titre3"/>
        <w:numPr>
          <w:ilvl w:val="2"/>
          <w:numId w:val="12"/>
        </w:numPr>
        <w:jc w:val="left"/>
        <w:rPr>
          <w:rFonts w:ascii="Arial" w:hAnsi="Arial" w:cs="Arial"/>
          <w:color w:val="000000" w:themeColor="text1"/>
        </w:rPr>
      </w:pPr>
      <w:bookmarkStart w:id="310" w:name="_Toc158389277"/>
      <w:r w:rsidRPr="007E0F23">
        <w:rPr>
          <w:rFonts w:ascii="Arial" w:hAnsi="Arial" w:cs="Arial"/>
          <w:color w:val="000000" w:themeColor="text1"/>
        </w:rPr>
        <w:t>Classe RegleStructure</w:t>
      </w:r>
      <w:bookmarkEnd w:id="310"/>
    </w:p>
    <w:p w:rsidR="00294020" w:rsidRPr="007E0F23" w:rsidRDefault="00294020">
      <w:pPr>
        <w:pStyle w:val="Titre3mod"/>
        <w:rPr>
          <w:rFonts w:ascii="Arial" w:hAnsi="Arial" w:cs="Arial"/>
          <w:color w:val="000000" w:themeColor="text1"/>
        </w:rPr>
      </w:pPr>
    </w:p>
    <w:p w:rsidR="00294020" w:rsidRPr="007E0F23" w:rsidRDefault="00EA095A">
      <w:pPr>
        <w:pStyle w:val="Corpsdetexte"/>
        <w:jc w:val="both"/>
        <w:rPr>
          <w:rFonts w:ascii="Arial" w:hAnsi="Arial" w:cs="Arial"/>
          <w:color w:val="000000" w:themeColor="text1"/>
          <w:szCs w:val="22"/>
        </w:rPr>
      </w:pPr>
      <w:r w:rsidRPr="007E0F23">
        <w:rPr>
          <w:rFonts w:ascii="Arial" w:hAnsi="Arial" w:cs="Arial"/>
          <w:color w:val="000000" w:themeColor="text1"/>
          <w:szCs w:val="22"/>
        </w:rPr>
        <w:t>Dans le standard SRU de niveau 2, le contenu d'un article de règlement d'urbanisme se décompose en règles structurées. C'est à dire que pour l'ensemble du texte d'un contenu d'article de règlement d'urbanisme, des règles structurées seront associées et elles disposeront de paramètres.</w:t>
      </w:r>
    </w:p>
    <w:p w:rsidR="00294020" w:rsidRDefault="00EA095A">
      <w:pPr>
        <w:pStyle w:val="Corpsdetexte"/>
        <w:jc w:val="both"/>
        <w:rPr>
          <w:rFonts w:ascii="Arial" w:hAnsi="Arial" w:cs="Arial"/>
          <w:color w:val="000000" w:themeColor="text1"/>
          <w:szCs w:val="22"/>
        </w:rPr>
      </w:pPr>
      <w:r w:rsidRPr="007E0F23">
        <w:rPr>
          <w:rFonts w:ascii="Arial" w:hAnsi="Arial" w:cs="Arial"/>
          <w:color w:val="000000" w:themeColor="text1"/>
          <w:szCs w:val="22"/>
        </w:rPr>
        <w:t>La classe RegleStructure est liée à la Classe Contenu du standard de niveau 1 permettant l’articulation entre les deux niveaux.</w:t>
      </w:r>
    </w:p>
    <w:p w:rsidR="00506790" w:rsidRPr="007E0F23" w:rsidRDefault="00506790">
      <w:pPr>
        <w:pStyle w:val="Corpsdetexte"/>
        <w:jc w:val="both"/>
        <w:rPr>
          <w:rFonts w:ascii="Arial" w:hAnsi="Arial" w:cs="Arial"/>
          <w:color w:val="000000" w:themeColor="text1"/>
          <w:szCs w:val="22"/>
        </w:rPr>
      </w:pPr>
      <w:ins w:id="311" w:author="Alison Lenain" w:date="2024-02-05T16:46:00Z">
        <w:r>
          <w:rPr>
            <w:rFonts w:ascii="Arial" w:hAnsi="Arial" w:cs="Arial"/>
          </w:rPr>
          <w:t xml:space="preserve">L’attribut </w:t>
        </w:r>
        <w:proofErr w:type="spellStart"/>
        <w:r>
          <w:rPr>
            <w:rFonts w:ascii="Arial" w:hAnsi="Arial" w:cs="Arial"/>
          </w:rPr>
          <w:t>id_RegleStructure</w:t>
        </w:r>
        <w:proofErr w:type="spellEnd"/>
        <w:r>
          <w:rPr>
            <w:rFonts w:ascii="Arial" w:hAnsi="Arial" w:cs="Arial"/>
          </w:rPr>
          <w:t xml:space="preserve"> est une clé secondaire qui fait référence à la clé primaire (aussi appelé identifiant) dans la classe Contenu du standard SRU de niveau 1. Elle permet de modéliser le lien entre ces deux tables.</w:t>
        </w:r>
      </w:ins>
    </w:p>
    <w:p w:rsidR="00294020" w:rsidRPr="007E0F23" w:rsidRDefault="00EA095A">
      <w:pPr>
        <w:pStyle w:val="Corpsdetexte"/>
        <w:jc w:val="both"/>
        <w:rPr>
          <w:rFonts w:ascii="Arial" w:hAnsi="Arial" w:cs="Arial"/>
          <w:color w:val="000000" w:themeColor="text1"/>
          <w:szCs w:val="22"/>
        </w:rPr>
      </w:pPr>
      <w:r w:rsidRPr="007E0F23">
        <w:rPr>
          <w:rFonts w:ascii="Arial" w:hAnsi="Arial" w:cs="Arial"/>
          <w:color w:val="000000" w:themeColor="text1"/>
          <w:szCs w:val="22"/>
        </w:rPr>
        <w:t xml:space="preserve">Les relations de compositions entre ces classes signifient que l’existence des classes ContrainteUnitaire et ConditionUnitaire est conditionnée par la classe RegleStructure. Elles ne peuvent exister sans cette classe. </w:t>
      </w:r>
    </w:p>
    <w:p w:rsidR="00506790" w:rsidRDefault="00EA095A">
      <w:pPr>
        <w:pStyle w:val="Corpsdetexte"/>
        <w:jc w:val="both"/>
        <w:rPr>
          <w:rFonts w:ascii="Arial" w:hAnsi="Arial" w:cs="Arial"/>
          <w:color w:val="000000" w:themeColor="text1"/>
          <w:szCs w:val="22"/>
        </w:rPr>
      </w:pPr>
      <w:r w:rsidRPr="007E0F23">
        <w:rPr>
          <w:rFonts w:ascii="Arial" w:hAnsi="Arial" w:cs="Arial"/>
          <w:color w:val="000000" w:themeColor="text1"/>
          <w:szCs w:val="22"/>
        </w:rPr>
        <w:t>Afin de faciliter le lien entre le texte du règlement (c'est à dire la phrase à modéliser), le standard de niveau 1 et ce concept, il est préférable de créer une règle par portion de texte ayant une implication unique en termes d’exploitation. L’objectif est d’éviter de traduire un long texte en une règle structurée trop complexe, mais de retenir des portions de texte élémentaires qui soient en relation avec des règles structurées s'appuyant sur des contraintes et des conditions unitaires.</w:t>
      </w:r>
      <w:r w:rsidRPr="007E0F23">
        <w:rPr>
          <w:rFonts w:ascii="Arial" w:hAnsi="Arial" w:cs="Arial"/>
          <w:color w:val="000000" w:themeColor="text1"/>
        </w:rPr>
        <w:commentReference w:id="312"/>
      </w:r>
    </w:p>
    <w:p w:rsidR="00506790" w:rsidRPr="007E0F23" w:rsidRDefault="00506790" w:rsidP="00506790">
      <w:pPr>
        <w:pStyle w:val="Corpsdetexte"/>
        <w:rPr>
          <w:rFonts w:ascii="Arial" w:hAnsi="Arial" w:cs="Arial"/>
          <w:color w:val="000000" w:themeColor="text1"/>
          <w:szCs w:val="22"/>
        </w:rPr>
      </w:pPr>
      <w:r w:rsidRPr="007E0F23">
        <w:rPr>
          <w:rFonts w:ascii="Arial" w:hAnsi="Arial" w:cs="Arial"/>
          <w:color w:val="000000" w:themeColor="text1"/>
          <w:szCs w:val="22"/>
        </w:rPr>
        <w:t>Cette classe indique qu'une règle s'applique dans une zone d'urbanisme. La classe CONTENU du standard SRU de niveau 1 fait le lien avec la classe ZONE_URBA du Standard CNIG PLU.</w:t>
      </w:r>
    </w:p>
    <w:p w:rsidR="00506790" w:rsidRDefault="00506790">
      <w:pPr>
        <w:pStyle w:val="Corpsdetexte"/>
        <w:jc w:val="both"/>
        <w:rPr>
          <w:rFonts w:ascii="Arial" w:hAnsi="Arial" w:cs="Arial"/>
          <w:color w:val="000000" w:themeColor="text1"/>
          <w:szCs w:val="22"/>
        </w:rPr>
      </w:pPr>
    </w:p>
    <w:p w:rsidR="00506790" w:rsidRPr="00506790" w:rsidRDefault="00EA095A" w:rsidP="00506790">
      <w:pPr>
        <w:pStyle w:val="Corpsdetexte"/>
        <w:jc w:val="both"/>
        <w:rPr>
          <w:ins w:id="313" w:author="Alison Lenain" w:date="2024-02-05T16:41:00Z"/>
          <w:rFonts w:ascii="Arial" w:hAnsi="Arial" w:cs="Arial"/>
          <w:color w:val="000000" w:themeColor="text1"/>
          <w:szCs w:val="22"/>
        </w:rPr>
      </w:pPr>
      <w:r w:rsidRPr="007E0F23">
        <w:rPr>
          <w:rStyle w:val="Marquedecommentaire"/>
          <w:rFonts w:ascii="Arial" w:hAnsi="Arial" w:cs="Arial"/>
          <w:color w:val="000000" w:themeColor="text1"/>
        </w:rPr>
        <w:commentReference w:id="314"/>
      </w:r>
      <w:ins w:id="315" w:author="Alison Lenain" w:date="2024-02-05T16:41:00Z">
        <w:r w:rsidR="00506790" w:rsidRPr="00506790">
          <w:rPr>
            <w:rFonts w:ascii="Arial" w:hAnsi="Arial" w:cs="Arial"/>
            <w:color w:val="000000" w:themeColor="text1"/>
            <w:szCs w:val="22"/>
          </w:rPr>
          <w:t>Un exemple :</w:t>
        </w:r>
      </w:ins>
    </w:p>
    <w:p w:rsidR="00506790" w:rsidRPr="00506790" w:rsidRDefault="00506790" w:rsidP="00506790">
      <w:pPr>
        <w:pStyle w:val="Corpsdetexte"/>
        <w:jc w:val="both"/>
        <w:rPr>
          <w:ins w:id="316" w:author="Alison Lenain" w:date="2024-02-05T16:41:00Z"/>
          <w:rFonts w:ascii="Arial" w:hAnsi="Arial" w:cs="Arial"/>
          <w:color w:val="000000" w:themeColor="text1"/>
          <w:szCs w:val="22"/>
        </w:rPr>
      </w:pPr>
      <w:ins w:id="317" w:author="Alison Lenain" w:date="2024-02-05T16:41:00Z">
        <w:r w:rsidRPr="00506790">
          <w:rPr>
            <w:rFonts w:ascii="Arial" w:hAnsi="Arial" w:cs="Arial"/>
            <w:color w:val="000000" w:themeColor="text1"/>
            <w:szCs w:val="22"/>
          </w:rPr>
          <w:t xml:space="preserve">Plan Local d'Urbanisme de </w:t>
        </w:r>
        <w:proofErr w:type="spellStart"/>
        <w:r w:rsidRPr="00506790">
          <w:rPr>
            <w:rFonts w:ascii="Arial" w:hAnsi="Arial" w:cs="Arial"/>
            <w:color w:val="000000" w:themeColor="text1"/>
            <w:szCs w:val="22"/>
          </w:rPr>
          <w:t>Strabourg</w:t>
        </w:r>
        <w:proofErr w:type="spellEnd"/>
      </w:ins>
    </w:p>
    <w:p w:rsidR="00506790" w:rsidRPr="00506790" w:rsidRDefault="00506790" w:rsidP="00506790">
      <w:pPr>
        <w:pStyle w:val="Corpsdetexte"/>
        <w:jc w:val="both"/>
        <w:rPr>
          <w:ins w:id="318" w:author="Alison Lenain" w:date="2024-02-05T16:41:00Z"/>
          <w:rFonts w:ascii="Arial" w:hAnsi="Arial" w:cs="Arial"/>
          <w:color w:val="000000" w:themeColor="text1"/>
          <w:szCs w:val="22"/>
        </w:rPr>
      </w:pPr>
    </w:p>
    <w:p w:rsidR="00506790" w:rsidRPr="00506790" w:rsidRDefault="00506790" w:rsidP="00506790">
      <w:pPr>
        <w:pStyle w:val="Corpsdetexte"/>
        <w:jc w:val="both"/>
        <w:rPr>
          <w:ins w:id="319" w:author="Alison Lenain" w:date="2024-02-05T16:41:00Z"/>
          <w:rFonts w:ascii="Arial" w:hAnsi="Arial" w:cs="Arial"/>
          <w:color w:val="000000" w:themeColor="text1"/>
          <w:szCs w:val="22"/>
        </w:rPr>
      </w:pPr>
      <w:ins w:id="320" w:author="Alison Lenain" w:date="2024-02-05T16:41:00Z">
        <w:r w:rsidRPr="00506790">
          <w:rPr>
            <w:rFonts w:ascii="Arial" w:hAnsi="Arial" w:cs="Arial"/>
            <w:color w:val="000000" w:themeColor="text1"/>
            <w:szCs w:val="22"/>
          </w:rPr>
          <w:t>Article 6 – Implantation des constructions par rapport aux voies et emprises publiques ou privées</w:t>
        </w:r>
      </w:ins>
    </w:p>
    <w:p w:rsidR="00506790" w:rsidRPr="00506790" w:rsidRDefault="00506790" w:rsidP="00506790">
      <w:pPr>
        <w:pStyle w:val="Corpsdetexte"/>
        <w:jc w:val="both"/>
        <w:rPr>
          <w:ins w:id="321" w:author="Alison Lenain" w:date="2024-02-05T16:41:00Z"/>
          <w:rFonts w:ascii="Arial" w:hAnsi="Arial" w:cs="Arial"/>
          <w:color w:val="000000" w:themeColor="text1"/>
          <w:szCs w:val="22"/>
        </w:rPr>
      </w:pPr>
    </w:p>
    <w:p w:rsidR="00294020" w:rsidRDefault="00506790" w:rsidP="00506790">
      <w:pPr>
        <w:pStyle w:val="Corpsdetexte"/>
        <w:jc w:val="both"/>
        <w:rPr>
          <w:ins w:id="322" w:author="Alison Lenain" w:date="2024-02-05T16:41:00Z"/>
          <w:rFonts w:ascii="Arial" w:hAnsi="Arial" w:cs="Arial"/>
          <w:color w:val="000000" w:themeColor="text1"/>
          <w:szCs w:val="22"/>
        </w:rPr>
      </w:pPr>
      <w:ins w:id="323" w:author="Alison Lenain" w:date="2024-02-05T16:41:00Z">
        <w:r w:rsidRPr="00506790">
          <w:rPr>
            <w:rFonts w:ascii="Arial" w:hAnsi="Arial" w:cs="Arial"/>
            <w:color w:val="000000" w:themeColor="text1"/>
            <w:szCs w:val="22"/>
          </w:rPr>
          <w:t xml:space="preserve">Dans la zone CEN UB 44, en bordure de la rue Georges </w:t>
        </w:r>
        <w:proofErr w:type="spellStart"/>
        <w:r w:rsidRPr="00506790">
          <w:rPr>
            <w:rFonts w:ascii="Arial" w:hAnsi="Arial" w:cs="Arial"/>
            <w:color w:val="000000" w:themeColor="text1"/>
            <w:szCs w:val="22"/>
          </w:rPr>
          <w:t>Wodli</w:t>
        </w:r>
        <w:proofErr w:type="spellEnd"/>
        <w:r w:rsidRPr="00506790">
          <w:rPr>
            <w:rFonts w:ascii="Arial" w:hAnsi="Arial" w:cs="Arial"/>
            <w:color w:val="000000" w:themeColor="text1"/>
            <w:szCs w:val="22"/>
          </w:rPr>
          <w:t xml:space="preserve"> et du boulevard du Président Wilson, la hauteur maximum mesurée à l’égout principal des toitures sera de 20 mètres sur une profondeur de 30 mètres à compter de l’alignement de ces voies.</w:t>
        </w:r>
      </w:ins>
    </w:p>
    <w:p w:rsidR="00506790" w:rsidRDefault="00506790" w:rsidP="00506790">
      <w:pPr>
        <w:pStyle w:val="Corpsdetexte"/>
        <w:jc w:val="both"/>
        <w:rPr>
          <w:ins w:id="324" w:author="Alison Lenain" w:date="2024-02-05T16:41:00Z"/>
          <w:rFonts w:ascii="Arial" w:hAnsi="Arial" w:cs="Arial"/>
          <w:color w:val="000000" w:themeColor="text1"/>
          <w:szCs w:val="22"/>
        </w:rPr>
      </w:pPr>
    </w:p>
    <w:p w:rsidR="00506790" w:rsidRPr="00506790" w:rsidRDefault="00506790" w:rsidP="00506790">
      <w:pPr>
        <w:pStyle w:val="Corpsdetexte"/>
        <w:jc w:val="both"/>
        <w:rPr>
          <w:ins w:id="325" w:author="Alison Lenain" w:date="2024-02-05T16:41:00Z"/>
          <w:rFonts w:ascii="Arial" w:hAnsi="Arial" w:cs="Arial"/>
          <w:color w:val="000000" w:themeColor="text1"/>
          <w:szCs w:val="22"/>
        </w:rPr>
      </w:pPr>
      <w:r>
        <w:rPr>
          <w:rFonts w:ascii="Arial" w:hAnsi="Arial" w:cs="Arial"/>
          <w:color w:val="000000" w:themeColor="text1"/>
          <w:szCs w:val="22"/>
        </w:rPr>
        <w:t>L</w:t>
      </w:r>
      <w:ins w:id="326" w:author="Alison Lenain" w:date="2024-02-05T16:41:00Z">
        <w:r w:rsidRPr="00506790">
          <w:rPr>
            <w:rFonts w:ascii="Arial" w:hAnsi="Arial" w:cs="Arial"/>
            <w:color w:val="000000" w:themeColor="text1"/>
            <w:szCs w:val="22"/>
          </w:rPr>
          <w:t>'énoncé de la règle d'urbanisme lié à un objet de la classe Contenu est également lié un objet de la classe RegleStructure</w:t>
        </w:r>
      </w:ins>
    </w:p>
    <w:p w:rsidR="00506790" w:rsidRPr="00506790" w:rsidRDefault="00506790" w:rsidP="00506790">
      <w:pPr>
        <w:pStyle w:val="Corpsdetexte"/>
        <w:jc w:val="both"/>
        <w:rPr>
          <w:ins w:id="327" w:author="Alison Lenain" w:date="2024-02-05T16:41:00Z"/>
          <w:rFonts w:ascii="Arial" w:hAnsi="Arial" w:cs="Arial"/>
          <w:color w:val="000000" w:themeColor="text1"/>
          <w:szCs w:val="22"/>
        </w:rPr>
      </w:pPr>
    </w:p>
    <w:p w:rsidR="00506790" w:rsidRPr="00506790" w:rsidRDefault="00506790" w:rsidP="00506790">
      <w:pPr>
        <w:pStyle w:val="Corpsdetexte"/>
        <w:jc w:val="both"/>
        <w:rPr>
          <w:ins w:id="328" w:author="Alison Lenain" w:date="2024-02-05T16:41:00Z"/>
          <w:rFonts w:ascii="Arial" w:hAnsi="Arial" w:cs="Arial"/>
          <w:color w:val="000000" w:themeColor="text1"/>
          <w:szCs w:val="22"/>
        </w:rPr>
      </w:pPr>
      <w:ins w:id="329" w:author="Alison Lenain" w:date="2024-02-05T16:41:00Z">
        <w:r w:rsidRPr="00506790">
          <w:rPr>
            <w:rFonts w:ascii="Arial" w:hAnsi="Arial" w:cs="Arial"/>
            <w:color w:val="000000" w:themeColor="text1"/>
            <w:szCs w:val="22"/>
          </w:rPr>
          <w:t>Cette règle contient deux parties :</w:t>
        </w:r>
      </w:ins>
    </w:p>
    <w:p w:rsidR="00506790" w:rsidRPr="00506790" w:rsidRDefault="00506790" w:rsidP="00506790">
      <w:pPr>
        <w:pStyle w:val="Corpsdetexte"/>
        <w:jc w:val="both"/>
        <w:rPr>
          <w:ins w:id="330" w:author="Alison Lenain" w:date="2024-02-05T16:41:00Z"/>
          <w:rFonts w:ascii="Arial" w:hAnsi="Arial" w:cs="Arial"/>
          <w:color w:val="000000" w:themeColor="text1"/>
          <w:szCs w:val="22"/>
        </w:rPr>
      </w:pPr>
    </w:p>
    <w:p w:rsidR="00506790" w:rsidRPr="00506790" w:rsidRDefault="00506790">
      <w:pPr>
        <w:pStyle w:val="Corpsdetexte"/>
        <w:numPr>
          <w:ilvl w:val="0"/>
          <w:numId w:val="20"/>
        </w:numPr>
        <w:jc w:val="both"/>
        <w:rPr>
          <w:ins w:id="331" w:author="Alison Lenain" w:date="2024-02-05T16:41:00Z"/>
          <w:rFonts w:ascii="Arial" w:hAnsi="Arial" w:cs="Arial"/>
          <w:color w:val="000000" w:themeColor="text1"/>
          <w:szCs w:val="22"/>
        </w:rPr>
        <w:pPrChange w:id="332" w:author="Alison Lenain" w:date="2024-02-05T16:41:00Z">
          <w:pPr>
            <w:pStyle w:val="Corpsdetexte"/>
            <w:jc w:val="both"/>
          </w:pPr>
        </w:pPrChange>
      </w:pPr>
      <w:ins w:id="333" w:author="Alison Lenain" w:date="2024-02-05T16:41:00Z">
        <w:r w:rsidRPr="00506790">
          <w:rPr>
            <w:rFonts w:ascii="Arial" w:hAnsi="Arial" w:cs="Arial"/>
            <w:color w:val="000000" w:themeColor="text1"/>
            <w:szCs w:val="22"/>
          </w:rPr>
          <w:t xml:space="preserve">une condition : "Dans la zone CEN UB 44, en bordure de la rue Georges </w:t>
        </w:r>
        <w:proofErr w:type="spellStart"/>
        <w:r w:rsidRPr="00506790">
          <w:rPr>
            <w:rFonts w:ascii="Arial" w:hAnsi="Arial" w:cs="Arial"/>
            <w:color w:val="000000" w:themeColor="text1"/>
            <w:szCs w:val="22"/>
          </w:rPr>
          <w:t>Wodli</w:t>
        </w:r>
        <w:proofErr w:type="spellEnd"/>
        <w:r w:rsidRPr="00506790">
          <w:rPr>
            <w:rFonts w:ascii="Arial" w:hAnsi="Arial" w:cs="Arial"/>
            <w:color w:val="000000" w:themeColor="text1"/>
            <w:szCs w:val="22"/>
          </w:rPr>
          <w:t xml:space="preserve"> et du boulevard du Président Wilson"</w:t>
        </w:r>
      </w:ins>
    </w:p>
    <w:p w:rsidR="00506790" w:rsidRPr="00506790" w:rsidRDefault="00506790" w:rsidP="00506790">
      <w:pPr>
        <w:pStyle w:val="Corpsdetexte"/>
        <w:jc w:val="both"/>
        <w:rPr>
          <w:ins w:id="334" w:author="Alison Lenain" w:date="2024-02-05T16:41:00Z"/>
          <w:rFonts w:ascii="Arial" w:hAnsi="Arial" w:cs="Arial"/>
          <w:color w:val="000000" w:themeColor="text1"/>
          <w:szCs w:val="22"/>
        </w:rPr>
      </w:pPr>
    </w:p>
    <w:p w:rsidR="00506790" w:rsidRPr="00506790" w:rsidRDefault="00506790">
      <w:pPr>
        <w:pStyle w:val="Corpsdetexte"/>
        <w:numPr>
          <w:ilvl w:val="0"/>
          <w:numId w:val="20"/>
        </w:numPr>
        <w:jc w:val="both"/>
        <w:rPr>
          <w:ins w:id="335" w:author="Alison Lenain" w:date="2024-02-05T16:41:00Z"/>
          <w:rFonts w:ascii="Arial" w:hAnsi="Arial" w:cs="Arial"/>
          <w:color w:val="000000" w:themeColor="text1"/>
          <w:szCs w:val="22"/>
        </w:rPr>
        <w:pPrChange w:id="336" w:author="Alison Lenain" w:date="2024-02-05T16:41:00Z">
          <w:pPr>
            <w:pStyle w:val="Corpsdetexte"/>
            <w:jc w:val="both"/>
          </w:pPr>
        </w:pPrChange>
      </w:pPr>
      <w:ins w:id="337" w:author="Alison Lenain" w:date="2024-02-05T16:41:00Z">
        <w:r w:rsidRPr="00506790">
          <w:rPr>
            <w:rFonts w:ascii="Arial" w:hAnsi="Arial" w:cs="Arial"/>
            <w:color w:val="000000" w:themeColor="text1"/>
            <w:szCs w:val="22"/>
          </w:rPr>
          <w:t>une contrainte : "la hauteur maximum mesurée à l’égout principal des toitures sera de 20 mètres sur une profondeur de 30 mètres à compter de l’alignement de ces voies"</w:t>
        </w:r>
      </w:ins>
    </w:p>
    <w:p w:rsidR="00506790" w:rsidRPr="00506790" w:rsidRDefault="00506790" w:rsidP="00506790">
      <w:pPr>
        <w:pStyle w:val="Corpsdetexte"/>
        <w:jc w:val="both"/>
        <w:rPr>
          <w:ins w:id="338" w:author="Alison Lenain" w:date="2024-02-05T16:41:00Z"/>
          <w:rFonts w:ascii="Arial" w:hAnsi="Arial" w:cs="Arial"/>
          <w:color w:val="000000" w:themeColor="text1"/>
          <w:szCs w:val="22"/>
        </w:rPr>
      </w:pPr>
    </w:p>
    <w:p w:rsidR="00506790" w:rsidRPr="00506790" w:rsidRDefault="00506790" w:rsidP="00506790">
      <w:pPr>
        <w:pStyle w:val="Corpsdetexte"/>
        <w:jc w:val="both"/>
        <w:rPr>
          <w:ins w:id="339" w:author="Alison Lenain" w:date="2024-02-05T16:41:00Z"/>
          <w:rFonts w:ascii="Arial" w:hAnsi="Arial" w:cs="Arial"/>
          <w:color w:val="000000" w:themeColor="text1"/>
          <w:szCs w:val="22"/>
        </w:rPr>
      </w:pPr>
      <w:ins w:id="340" w:author="Alison Lenain" w:date="2024-02-05T16:41:00Z">
        <w:r w:rsidRPr="00506790">
          <w:rPr>
            <w:rFonts w:ascii="Arial" w:hAnsi="Arial" w:cs="Arial"/>
            <w:color w:val="000000" w:themeColor="text1"/>
            <w:szCs w:val="22"/>
          </w:rPr>
          <w:t>Si la condition est respectée, la contrainte s'applique.</w:t>
        </w:r>
      </w:ins>
    </w:p>
    <w:p w:rsidR="00506790" w:rsidRPr="00506790" w:rsidRDefault="00506790" w:rsidP="00506790">
      <w:pPr>
        <w:pStyle w:val="Corpsdetexte"/>
        <w:jc w:val="both"/>
        <w:rPr>
          <w:ins w:id="341" w:author="Alison Lenain" w:date="2024-02-05T16:41:00Z"/>
          <w:rFonts w:ascii="Arial" w:hAnsi="Arial" w:cs="Arial"/>
          <w:color w:val="000000" w:themeColor="text1"/>
          <w:szCs w:val="22"/>
        </w:rPr>
      </w:pPr>
    </w:p>
    <w:p w:rsidR="00506790" w:rsidRPr="007E0F23" w:rsidRDefault="00506790" w:rsidP="00506790">
      <w:pPr>
        <w:pStyle w:val="Corpsdetexte"/>
        <w:jc w:val="both"/>
        <w:rPr>
          <w:rFonts w:ascii="Arial" w:hAnsi="Arial" w:cs="Arial"/>
          <w:color w:val="000000" w:themeColor="text1"/>
          <w:szCs w:val="22"/>
        </w:rPr>
      </w:pPr>
      <w:ins w:id="342" w:author="Alison Lenain" w:date="2024-02-05T16:41:00Z">
        <w:r w:rsidRPr="00506790">
          <w:rPr>
            <w:rFonts w:ascii="Arial" w:hAnsi="Arial" w:cs="Arial"/>
            <w:color w:val="000000" w:themeColor="text1"/>
            <w:szCs w:val="22"/>
          </w:rPr>
          <w:t>Le standard CNIG SRU niveau 2 permet de modéliser ces conditions et ces contraintes.</w:t>
        </w:r>
      </w:ins>
    </w:p>
    <w:p w:rsidR="00294020" w:rsidRPr="007E0F23" w:rsidRDefault="00294020">
      <w:pPr>
        <w:pStyle w:val="Corpsdetexte"/>
        <w:rPr>
          <w:rFonts w:ascii="Arial" w:hAnsi="Arial" w:cs="Arial"/>
          <w:color w:val="000000" w:themeColor="text1"/>
          <w:sz w:val="24"/>
        </w:rPr>
      </w:pPr>
    </w:p>
    <w:tbl>
      <w:tblPr>
        <w:tblStyle w:val="Grilledutableau"/>
        <w:tblW w:w="9854" w:type="dxa"/>
        <w:tblLayout w:type="fixed"/>
        <w:tblLook w:val="04A0" w:firstRow="1" w:lastRow="0" w:firstColumn="1" w:lastColumn="0" w:noHBand="0" w:noVBand="1"/>
      </w:tblPr>
      <w:tblGrid>
        <w:gridCol w:w="1242"/>
        <w:gridCol w:w="2410"/>
        <w:gridCol w:w="3544"/>
        <w:gridCol w:w="687"/>
        <w:gridCol w:w="1971"/>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Nom de la table : RegleStructure</w:t>
            </w:r>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Règles du texte d'un contenu d'article de règlement d'urbanisme</w:t>
            </w:r>
          </w:p>
        </w:tc>
      </w:tr>
      <w:tr w:rsidR="00294020" w:rsidRPr="007E0F23" w:rsidTr="003A2E24">
        <w:tc>
          <w:tcPr>
            <w:tcW w:w="1242"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241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3544" w:type="dxa"/>
          </w:tcPr>
          <w:p w:rsidR="00294020" w:rsidRPr="007E0F23" w:rsidRDefault="004C76C9">
            <w:pPr>
              <w:pStyle w:val="Corpsdetexte"/>
              <w:rPr>
                <w:rFonts w:ascii="Arial" w:hAnsi="Arial" w:cs="Arial"/>
                <w:color w:val="000000" w:themeColor="text1"/>
                <w:szCs w:val="22"/>
              </w:rPr>
            </w:pPr>
            <w:r>
              <w:rPr>
                <w:rFonts w:ascii="Arial" w:hAnsi="Arial" w:cs="Arial"/>
                <w:color w:val="000000" w:themeColor="text1"/>
                <w:szCs w:val="22"/>
              </w:rPr>
              <w:t>Exemples</w:t>
            </w:r>
          </w:p>
        </w:tc>
        <w:tc>
          <w:tcPr>
            <w:tcW w:w="687"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294020" w:rsidRPr="007E0F23" w:rsidTr="003A2E24">
        <w:tc>
          <w:tcPr>
            <w:tcW w:w="1242" w:type="dxa"/>
          </w:tcPr>
          <w:p w:rsidR="00294020" w:rsidRPr="007E0F23" w:rsidRDefault="0081087B">
            <w:pPr>
              <w:pStyle w:val="Corpsdetexte"/>
              <w:rPr>
                <w:rFonts w:ascii="Arial" w:hAnsi="Arial" w:cs="Arial"/>
                <w:color w:val="000000" w:themeColor="text1"/>
                <w:szCs w:val="22"/>
              </w:rPr>
            </w:pPr>
            <w:r w:rsidRPr="007E0F23">
              <w:rPr>
                <w:rFonts w:ascii="Arial" w:hAnsi="Arial" w:cs="Arial"/>
                <w:color w:val="000000" w:themeColor="text1"/>
                <w:szCs w:val="22"/>
              </w:rPr>
              <w:t>id</w:t>
            </w:r>
          </w:p>
        </w:tc>
        <w:tc>
          <w:tcPr>
            <w:tcW w:w="241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Identifiant unique de la règle structurée</w:t>
            </w:r>
          </w:p>
        </w:tc>
        <w:tc>
          <w:tcPr>
            <w:tcW w:w="3544" w:type="dxa"/>
          </w:tcPr>
          <w:p w:rsidR="00506790" w:rsidRPr="00506790" w:rsidRDefault="00506790" w:rsidP="00506790">
            <w:pPr>
              <w:widowControl/>
              <w:spacing w:after="200" w:line="276" w:lineRule="auto"/>
              <w:jc w:val="both"/>
              <w:rPr>
                <w:rFonts w:ascii="Arial" w:hAnsi="Arial" w:cs="Arial"/>
              </w:rPr>
            </w:pPr>
            <w:r w:rsidRPr="00506790">
              <w:rPr>
                <w:rFonts w:ascii="Arial" w:hAnsi="Arial" w:cs="Arial"/>
              </w:rPr>
              <w:t>44712_PLU_20041103/</w:t>
            </w:r>
            <w:proofErr w:type="spellStart"/>
            <w:r w:rsidRPr="00506790">
              <w:rPr>
                <w:rFonts w:ascii="Arial" w:hAnsi="Arial" w:cs="Arial"/>
              </w:rPr>
              <w:t>reglement</w:t>
            </w:r>
            <w:proofErr w:type="spellEnd"/>
            <w:r w:rsidRPr="00506790">
              <w:rPr>
                <w:rFonts w:ascii="Arial" w:hAnsi="Arial" w:cs="Arial"/>
              </w:rPr>
              <w:t>/UE/contenu01/regle01</w:t>
            </w:r>
          </w:p>
          <w:p w:rsidR="00294020" w:rsidRPr="007E0F23" w:rsidRDefault="00506790" w:rsidP="00506790">
            <w:pPr>
              <w:pStyle w:val="Corpsdetexte"/>
              <w:rPr>
                <w:rFonts w:ascii="Arial" w:hAnsi="Arial" w:cs="Arial"/>
                <w:color w:val="000000" w:themeColor="text1"/>
                <w:szCs w:val="22"/>
              </w:rPr>
            </w:pPr>
            <w:r w:rsidRPr="00506790">
              <w:rPr>
                <w:rFonts w:ascii="Arial" w:hAnsi="Arial" w:cs="Arial"/>
              </w:rPr>
              <w:t>44712_PLU_20041103/</w:t>
            </w:r>
            <w:proofErr w:type="spellStart"/>
            <w:r w:rsidRPr="00506790">
              <w:rPr>
                <w:rFonts w:ascii="Arial" w:hAnsi="Arial" w:cs="Arial"/>
              </w:rPr>
              <w:t>reglement</w:t>
            </w:r>
            <w:proofErr w:type="spellEnd"/>
            <w:r w:rsidRPr="00506790">
              <w:rPr>
                <w:rFonts w:ascii="Arial" w:hAnsi="Arial" w:cs="Arial"/>
              </w:rPr>
              <w:t>/UE/UE2/contenu02/regle01</w:t>
            </w:r>
          </w:p>
        </w:tc>
        <w:tc>
          <w:tcPr>
            <w:tcW w:w="687"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URI</w:t>
            </w:r>
          </w:p>
        </w:tc>
        <w:tc>
          <w:tcPr>
            <w:tcW w:w="1971" w:type="dxa"/>
          </w:tcPr>
          <w:p w:rsidR="00294020" w:rsidRPr="007E0F23" w:rsidRDefault="004C76C9" w:rsidP="0081087B">
            <w:pPr>
              <w:pStyle w:val="Contenudetableau"/>
              <w:rPr>
                <w:rFonts w:ascii="Arial" w:hAnsi="Arial" w:cs="Arial"/>
                <w:color w:val="000000" w:themeColor="text1"/>
                <w:szCs w:val="22"/>
              </w:rPr>
            </w:pPr>
            <w:r>
              <w:rPr>
                <w:rFonts w:ascii="Arial" w:hAnsi="Arial" w:cs="Arial"/>
                <w:color w:val="000000" w:themeColor="text1"/>
                <w:szCs w:val="22"/>
              </w:rPr>
              <w:t>Obligatoire (Valeur vide interdite</w:t>
            </w:r>
            <w:r w:rsidR="003A2E24">
              <w:rPr>
                <w:rFonts w:ascii="Arial" w:hAnsi="Arial" w:cs="Arial"/>
                <w:color w:val="000000" w:themeColor="text1"/>
                <w:szCs w:val="22"/>
              </w:rPr>
              <w:t>, valeur unique : 1-1</w:t>
            </w:r>
            <w:r>
              <w:rPr>
                <w:rFonts w:ascii="Arial" w:hAnsi="Arial" w:cs="Arial"/>
                <w:color w:val="000000" w:themeColor="text1"/>
                <w:szCs w:val="22"/>
              </w:rPr>
              <w:t>)</w:t>
            </w:r>
          </w:p>
        </w:tc>
      </w:tr>
    </w:tbl>
    <w:p w:rsidR="00294020" w:rsidRDefault="00294020">
      <w:pPr>
        <w:pStyle w:val="Corpsdetexte"/>
        <w:rPr>
          <w:rFonts w:ascii="Arial" w:hAnsi="Arial" w:cs="Arial"/>
          <w:color w:val="000000" w:themeColor="text1"/>
          <w:sz w:val="24"/>
        </w:rPr>
      </w:pPr>
    </w:p>
    <w:p w:rsidR="00506790" w:rsidRDefault="00506790" w:rsidP="00506790">
      <w:pPr>
        <w:jc w:val="both"/>
        <w:rPr>
          <w:rFonts w:ascii="Arial" w:hAnsi="Arial" w:cs="Arial"/>
        </w:rPr>
      </w:pPr>
      <w:r>
        <w:rPr>
          <w:rFonts w:ascii="Arial" w:hAnsi="Arial" w:cs="Arial"/>
        </w:rPr>
        <w:t>L'identifiant est construit à partir du contenu auquel la règle est associée et d'ajouter le suffixe règle un numéro incrémental à 2</w:t>
      </w:r>
      <w:r>
        <w:rPr>
          <w:rFonts w:ascii="Arial" w:hAnsi="Arial" w:cs="Arial"/>
        </w:rPr>
        <w:commentReference w:id="343"/>
      </w:r>
      <w:r>
        <w:rPr>
          <w:rFonts w:ascii="Arial" w:hAnsi="Arial" w:cs="Arial"/>
        </w:rPr>
        <w:t xml:space="preserve"> chiffres qui débute à 01 en fonction du nombre de règles associées à l'article.</w:t>
      </w:r>
    </w:p>
    <w:p w:rsidR="00506790" w:rsidRDefault="00506790">
      <w:pPr>
        <w:pStyle w:val="Titre3mod"/>
        <w:rPr>
          <w:rFonts w:ascii="Arial" w:hAnsi="Arial" w:cs="Arial"/>
          <w:color w:val="000000" w:themeColor="text1"/>
          <w:sz w:val="24"/>
          <w:szCs w:val="24"/>
        </w:rPr>
      </w:pPr>
    </w:p>
    <w:p w:rsidR="008B745B" w:rsidRPr="003A2E24" w:rsidRDefault="008B745B">
      <w:pPr>
        <w:pStyle w:val="Titre3mod"/>
        <w:rPr>
          <w:rFonts w:ascii="Arial" w:hAnsi="Arial" w:cs="Arial"/>
          <w:color w:val="000000" w:themeColor="text1"/>
          <w:sz w:val="24"/>
          <w:szCs w:val="24"/>
          <w:highlight w:val="yellow"/>
        </w:rPr>
      </w:pPr>
      <w:r w:rsidRPr="003A2E24">
        <w:rPr>
          <w:rFonts w:ascii="Arial" w:hAnsi="Arial" w:cs="Arial"/>
          <w:color w:val="000000" w:themeColor="text1"/>
          <w:sz w:val="24"/>
          <w:szCs w:val="24"/>
          <w:highlight w:val="yellow"/>
        </w:rPr>
        <w:t xml:space="preserve">L’attribut identifiant de la classe RegleStructure est une clé secondaire qui fait référence à la clé primaire contenu dans la classe Contenu (du standard SRU de niveau 1). </w:t>
      </w:r>
      <w:r w:rsidR="00971DAC" w:rsidRPr="003A2E24">
        <w:rPr>
          <w:rFonts w:ascii="Arial" w:hAnsi="Arial" w:cs="Arial"/>
          <w:color w:val="000000" w:themeColor="text1"/>
          <w:sz w:val="24"/>
          <w:szCs w:val="24"/>
          <w:highlight w:val="yellow"/>
        </w:rPr>
        <w:t xml:space="preserve">Elle permet de modéliser le lien entre ces deux tables. </w:t>
      </w:r>
    </w:p>
    <w:p w:rsidR="00294020" w:rsidRPr="007E0F23" w:rsidRDefault="00294020">
      <w:pPr>
        <w:pStyle w:val="Titre3mod"/>
        <w:rPr>
          <w:rFonts w:ascii="Arial" w:hAnsi="Arial" w:cs="Arial"/>
          <w:color w:val="000000" w:themeColor="text1"/>
        </w:rPr>
      </w:pPr>
    </w:p>
    <w:p w:rsidR="00294020" w:rsidRPr="007E0F23" w:rsidRDefault="00EA095A">
      <w:pPr>
        <w:pStyle w:val="Titre3"/>
        <w:numPr>
          <w:ilvl w:val="2"/>
          <w:numId w:val="12"/>
        </w:numPr>
        <w:rPr>
          <w:rStyle w:val="Titre4Car"/>
          <w:rFonts w:ascii="Arial" w:hAnsi="Arial" w:cs="Arial"/>
          <w:b/>
          <w:color w:val="000000" w:themeColor="text1"/>
          <w:sz w:val="22"/>
        </w:rPr>
      </w:pPr>
      <w:r w:rsidRPr="007E0F23">
        <w:rPr>
          <w:rStyle w:val="Titre4Car"/>
          <w:rFonts w:ascii="Arial" w:hAnsi="Arial" w:cs="Arial"/>
          <w:b/>
          <w:color w:val="000000" w:themeColor="text1"/>
          <w:sz w:val="22"/>
        </w:rPr>
        <w:t xml:space="preserve"> </w:t>
      </w:r>
      <w:bookmarkStart w:id="344" w:name="_Toc158389278"/>
      <w:r w:rsidRPr="007E0F23">
        <w:rPr>
          <w:rStyle w:val="Titre4Car"/>
          <w:rFonts w:ascii="Arial" w:hAnsi="Arial" w:cs="Arial"/>
          <w:b/>
          <w:i w:val="0"/>
          <w:color w:val="000000" w:themeColor="text1"/>
          <w:sz w:val="22"/>
        </w:rPr>
        <w:t>Classe</w:t>
      </w:r>
      <w:r w:rsidRPr="007E0F23">
        <w:rPr>
          <w:rStyle w:val="Titre4Car"/>
          <w:rFonts w:ascii="Arial" w:hAnsi="Arial" w:cs="Arial"/>
          <w:b/>
          <w:color w:val="000000" w:themeColor="text1"/>
          <w:sz w:val="22"/>
        </w:rPr>
        <w:t xml:space="preserve"> </w:t>
      </w:r>
      <w:r w:rsidRPr="007E0F23">
        <w:rPr>
          <w:rStyle w:val="Titre4Car"/>
          <w:rFonts w:ascii="Arial" w:hAnsi="Arial" w:cs="Arial"/>
          <w:b/>
          <w:i w:val="0"/>
          <w:color w:val="000000" w:themeColor="text1"/>
          <w:sz w:val="22"/>
          <w:szCs w:val="36"/>
        </w:rPr>
        <w:t>ConditionUnitaire</w:t>
      </w:r>
      <w:bookmarkEnd w:id="344"/>
    </w:p>
    <w:p w:rsidR="0081087B" w:rsidRPr="007E0F23" w:rsidRDefault="0081087B" w:rsidP="0081087B">
      <w:pPr>
        <w:pStyle w:val="Corpsdetexte"/>
        <w:rPr>
          <w:rFonts w:ascii="Arial" w:hAnsi="Arial" w:cs="Arial"/>
          <w:color w:val="000000" w:themeColor="text1"/>
          <w:szCs w:val="22"/>
        </w:rPr>
      </w:pPr>
      <w:r w:rsidRPr="007E0F23">
        <w:rPr>
          <w:rFonts w:ascii="Arial" w:hAnsi="Arial" w:cs="Arial"/>
          <w:color w:val="000000" w:themeColor="text1"/>
          <w:szCs w:val="22"/>
        </w:rPr>
        <w:t>Les classes opérateurs font une relation typée sur les classes conditions et contraintes ET/OU.</w:t>
      </w:r>
    </w:p>
    <w:p w:rsidR="00294020" w:rsidRPr="007E0F23" w:rsidRDefault="00294020">
      <w:pPr>
        <w:pStyle w:val="Titre3mod"/>
        <w:rPr>
          <w:rFonts w:ascii="Arial" w:hAnsi="Arial" w:cs="Arial"/>
          <w:color w:val="000000" w:themeColor="text1"/>
        </w:rPr>
      </w:pPr>
    </w:p>
    <w:p w:rsidR="00294020" w:rsidRPr="007E0F23" w:rsidRDefault="00EA095A">
      <w:pPr>
        <w:rPr>
          <w:rFonts w:ascii="Arial" w:hAnsi="Arial" w:cs="Arial"/>
          <w:b/>
          <w:color w:val="000000" w:themeColor="text1"/>
          <w:u w:val="single"/>
        </w:rPr>
      </w:pPr>
      <w:bookmarkStart w:id="345" w:name="__RefHeading___Toc15955_29865493401"/>
      <w:bookmarkEnd w:id="345"/>
      <w:r w:rsidRPr="007E0F23">
        <w:rPr>
          <w:rFonts w:ascii="Arial" w:hAnsi="Arial" w:cs="Arial"/>
          <w:b/>
          <w:color w:val="000000" w:themeColor="text1"/>
          <w:u w:val="single"/>
        </w:rPr>
        <w:t>Définition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La classe ConditionUnitaire définit une condition unitaire devant être vérifiée pour que la contrainte </w:t>
      </w:r>
      <w:r w:rsidRPr="007E0F23">
        <w:rPr>
          <w:rFonts w:ascii="Arial" w:hAnsi="Arial" w:cs="Arial"/>
          <w:color w:val="000000" w:themeColor="text1"/>
        </w:rPr>
        <w:lastRenderedPageBreak/>
        <w:t>s'applique. La classe ConditionUnitaire est abstraite, différentes classes peuvent l'instancier et prendre la forme de différentes conditions (</w:t>
      </w:r>
      <w:proofErr w:type="spellStart"/>
      <w:proofErr w:type="gramStart"/>
      <w:r w:rsidRPr="007E0F23">
        <w:rPr>
          <w:rFonts w:ascii="Arial" w:hAnsi="Arial" w:cs="Arial"/>
          <w:color w:val="000000" w:themeColor="text1"/>
        </w:rPr>
        <w:t>SurfaceTerrain</w:t>
      </w:r>
      <w:proofErr w:type="spellEnd"/>
      <w:r w:rsidRPr="007E0F23">
        <w:rPr>
          <w:rFonts w:ascii="Arial" w:hAnsi="Arial" w:cs="Arial"/>
          <w:color w:val="000000" w:themeColor="text1"/>
        </w:rPr>
        <w:t xml:space="preserve"> ,</w:t>
      </w:r>
      <w:proofErr w:type="gramEnd"/>
      <w:r w:rsidRPr="007E0F23">
        <w:rPr>
          <w:rFonts w:ascii="Arial" w:hAnsi="Arial" w:cs="Arial"/>
          <w:color w:val="000000" w:themeColor="text1"/>
        </w:rPr>
        <w:t xml:space="preserve"> </w:t>
      </w:r>
      <w:proofErr w:type="spellStart"/>
      <w:r w:rsidRPr="007E0F23">
        <w:rPr>
          <w:rFonts w:ascii="Arial" w:hAnsi="Arial" w:cs="Arial"/>
          <w:color w:val="000000" w:themeColor="text1"/>
        </w:rPr>
        <w:t>RouteBordante</w:t>
      </w:r>
      <w:proofErr w:type="spellEnd"/>
      <w:r w:rsidRPr="007E0F23">
        <w:rPr>
          <w:rFonts w:ascii="Arial" w:hAnsi="Arial" w:cs="Arial"/>
          <w:color w:val="000000" w:themeColor="text1"/>
        </w:rPr>
        <w:t xml:space="preserve">, </w:t>
      </w:r>
      <w:proofErr w:type="spellStart"/>
      <w:r w:rsidRPr="007E0F23">
        <w:rPr>
          <w:rFonts w:ascii="Arial" w:hAnsi="Arial" w:cs="Arial"/>
          <w:color w:val="000000" w:themeColor="text1"/>
        </w:rPr>
        <w:t>TypeBatiment</w:t>
      </w:r>
      <w:proofErr w:type="spellEnd"/>
      <w:r w:rsidRPr="007E0F23">
        <w:rPr>
          <w:rFonts w:ascii="Arial" w:hAnsi="Arial" w:cs="Arial"/>
          <w:color w:val="000000" w:themeColor="text1"/>
        </w:rPr>
        <w:t xml:space="preserve">, et </w:t>
      </w:r>
      <w:proofErr w:type="spellStart"/>
      <w:r w:rsidRPr="007E0F23">
        <w:rPr>
          <w:rFonts w:ascii="Arial" w:hAnsi="Arial" w:cs="Arial"/>
          <w:color w:val="000000" w:themeColor="text1"/>
        </w:rPr>
        <w:t>BandeConstructibilite</w:t>
      </w:r>
      <w:proofErr w:type="spellEnd"/>
      <w:r w:rsidRPr="007E0F23">
        <w:rPr>
          <w:rFonts w:ascii="Arial" w:hAnsi="Arial" w:cs="Arial"/>
          <w:color w:val="000000" w:themeColor="text1"/>
        </w:rPr>
        <w:t>).</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Exemples de condition unitaire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(Si) </w:t>
      </w:r>
      <w:proofErr w:type="spellStart"/>
      <w:r w:rsidRPr="007E0F23">
        <w:rPr>
          <w:rFonts w:ascii="Arial" w:hAnsi="Arial" w:cs="Arial"/>
          <w:color w:val="000000" w:themeColor="text1"/>
        </w:rPr>
        <w:t>RouteBordante</w:t>
      </w:r>
      <w:proofErr w:type="spellEnd"/>
      <w:r w:rsidRPr="007E0F23">
        <w:rPr>
          <w:rFonts w:ascii="Arial" w:hAnsi="Arial" w:cs="Arial"/>
          <w:color w:val="000000" w:themeColor="text1"/>
        </w:rPr>
        <w:t xml:space="preserve"> est « Avenue Charles de Gaulle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(Si) </w:t>
      </w:r>
      <w:proofErr w:type="spellStart"/>
      <w:r w:rsidRPr="007E0F23">
        <w:rPr>
          <w:rFonts w:ascii="Arial" w:hAnsi="Arial" w:cs="Arial"/>
          <w:color w:val="000000" w:themeColor="text1"/>
        </w:rPr>
        <w:t>SurfaceTerrain</w:t>
      </w:r>
      <w:proofErr w:type="spellEnd"/>
      <w:r w:rsidRPr="007E0F23">
        <w:rPr>
          <w:rFonts w:ascii="Arial" w:hAnsi="Arial" w:cs="Arial"/>
          <w:color w:val="000000" w:themeColor="text1"/>
        </w:rPr>
        <w:t xml:space="preserve">  est inférieure à 500m²</w:t>
      </w:r>
    </w:p>
    <w:p w:rsidR="00294020" w:rsidRPr="007E0F23" w:rsidRDefault="00EA095A">
      <w:pPr>
        <w:pStyle w:val="Corpsdetexte"/>
        <w:jc w:val="both"/>
        <w:rPr>
          <w:rFonts w:ascii="Arial" w:hAnsi="Arial" w:cs="Arial"/>
          <w:color w:val="000000" w:themeColor="text1"/>
        </w:rPr>
      </w:pPr>
      <w:r w:rsidRPr="007E0F23">
        <w:rPr>
          <w:rFonts w:ascii="Arial" w:hAnsi="Arial" w:cs="Arial"/>
          <w:color w:val="000000" w:themeColor="text1"/>
        </w:rPr>
        <w:t xml:space="preserve">Un champ commentaire est disponible pour renseigner les situations qui ne sont pas concernées par les conditions décrites dans ce standard. </w:t>
      </w:r>
    </w:p>
    <w:p w:rsidR="00D47221" w:rsidRPr="007E0F23" w:rsidRDefault="00EA095A">
      <w:pPr>
        <w:pStyle w:val="Titre3mod"/>
        <w:rPr>
          <w:rFonts w:ascii="Arial" w:hAnsi="Arial" w:cs="Arial"/>
          <w:color w:val="000000" w:themeColor="text1"/>
          <w:sz w:val="22"/>
        </w:rPr>
      </w:pPr>
      <w:r w:rsidRPr="007E0F23">
        <w:rPr>
          <w:rFonts w:ascii="Arial" w:hAnsi="Arial" w:cs="Arial"/>
          <w:color w:val="000000" w:themeColor="text1"/>
          <w:sz w:val="22"/>
        </w:rPr>
        <w:t xml:space="preserve">Cette classe est associée avec la classe </w:t>
      </w:r>
      <w:proofErr w:type="spellStart"/>
      <w:r w:rsidR="008F51F9" w:rsidRPr="007E0F23">
        <w:rPr>
          <w:rFonts w:ascii="Arial" w:hAnsi="Arial" w:cs="Arial"/>
          <w:color w:val="000000" w:themeColor="text1"/>
          <w:sz w:val="22"/>
        </w:rPr>
        <w:t>ChampApplication</w:t>
      </w:r>
      <w:proofErr w:type="spellEnd"/>
      <w:r w:rsidRPr="007E0F23">
        <w:rPr>
          <w:rFonts w:ascii="Arial" w:hAnsi="Arial" w:cs="Arial"/>
          <w:color w:val="000000" w:themeColor="text1"/>
          <w:sz w:val="22"/>
        </w:rPr>
        <w:t xml:space="preserve"> </w:t>
      </w:r>
      <w:r w:rsidR="003D41E2" w:rsidRPr="007E0F23">
        <w:rPr>
          <w:rFonts w:ascii="Arial" w:hAnsi="Arial" w:cs="Arial"/>
          <w:color w:val="000000" w:themeColor="text1"/>
          <w:sz w:val="22"/>
        </w:rPr>
        <w:t>et l</w:t>
      </w:r>
      <w:r w:rsidR="00D47221" w:rsidRPr="007E0F23">
        <w:rPr>
          <w:rFonts w:ascii="Arial" w:hAnsi="Arial" w:cs="Arial"/>
          <w:color w:val="000000" w:themeColor="text1"/>
          <w:sz w:val="22"/>
        </w:rPr>
        <w:t>’ensemble des</w:t>
      </w:r>
      <w:r w:rsidR="003D41E2" w:rsidRPr="007E0F23">
        <w:rPr>
          <w:rFonts w:ascii="Arial" w:hAnsi="Arial" w:cs="Arial"/>
          <w:color w:val="000000" w:themeColor="text1"/>
          <w:sz w:val="22"/>
        </w:rPr>
        <w:t xml:space="preserve"> classes définies dans les conditions </w:t>
      </w:r>
      <w:r w:rsidRPr="007E0F23">
        <w:rPr>
          <w:rFonts w:ascii="Arial" w:hAnsi="Arial" w:cs="Arial"/>
          <w:color w:val="000000" w:themeColor="text1"/>
          <w:sz w:val="22"/>
        </w:rPr>
        <w:t xml:space="preserve">avec un lien de généralisation. </w:t>
      </w:r>
      <w:r w:rsidR="00F9799D" w:rsidRPr="007E0F23">
        <w:rPr>
          <w:rFonts w:ascii="Arial" w:hAnsi="Arial" w:cs="Arial"/>
          <w:color w:val="000000" w:themeColor="text1"/>
          <w:sz w:val="22"/>
        </w:rPr>
        <w:t xml:space="preserve">Cela signifie que </w:t>
      </w:r>
      <w:r w:rsidR="00D47221" w:rsidRPr="007E0F23">
        <w:rPr>
          <w:rFonts w:ascii="Arial" w:hAnsi="Arial" w:cs="Arial"/>
          <w:color w:val="000000" w:themeColor="text1"/>
          <w:sz w:val="22"/>
        </w:rPr>
        <w:t>ces classes</w:t>
      </w:r>
      <w:r w:rsidR="00F9799D" w:rsidRPr="007E0F23">
        <w:rPr>
          <w:rFonts w:ascii="Arial" w:hAnsi="Arial" w:cs="Arial"/>
          <w:color w:val="000000" w:themeColor="text1"/>
          <w:sz w:val="22"/>
        </w:rPr>
        <w:t xml:space="preserve"> hérite</w:t>
      </w:r>
      <w:r w:rsidR="00D47221" w:rsidRPr="007E0F23">
        <w:rPr>
          <w:rFonts w:ascii="Arial" w:hAnsi="Arial" w:cs="Arial"/>
          <w:color w:val="000000" w:themeColor="text1"/>
          <w:sz w:val="22"/>
        </w:rPr>
        <w:t>nt</w:t>
      </w:r>
      <w:r w:rsidR="00F9799D" w:rsidRPr="007E0F23">
        <w:rPr>
          <w:rFonts w:ascii="Arial" w:hAnsi="Arial" w:cs="Arial"/>
          <w:color w:val="000000" w:themeColor="text1"/>
          <w:sz w:val="22"/>
        </w:rPr>
        <w:t xml:space="preserve"> de l’ensemble des</w:t>
      </w:r>
      <w:r w:rsidR="0011194A" w:rsidRPr="007E0F23">
        <w:rPr>
          <w:rFonts w:ascii="Arial" w:hAnsi="Arial" w:cs="Arial"/>
          <w:color w:val="000000" w:themeColor="text1"/>
          <w:sz w:val="22"/>
        </w:rPr>
        <w:t xml:space="preserve"> attributs </w:t>
      </w:r>
      <w:r w:rsidR="00D47221" w:rsidRPr="007E0F23">
        <w:rPr>
          <w:rFonts w:ascii="Arial" w:hAnsi="Arial" w:cs="Arial"/>
          <w:color w:val="000000" w:themeColor="text1"/>
          <w:sz w:val="22"/>
        </w:rPr>
        <w:t>de la classe abstraite ConditionUnitaire.</w:t>
      </w:r>
    </w:p>
    <w:p w:rsidR="00294020" w:rsidRDefault="00EA095A">
      <w:pPr>
        <w:pStyle w:val="Titre3mod"/>
        <w:rPr>
          <w:rFonts w:ascii="Arial" w:hAnsi="Arial" w:cs="Arial"/>
          <w:color w:val="000000" w:themeColor="text1"/>
          <w:sz w:val="22"/>
        </w:rPr>
      </w:pPr>
      <w:r w:rsidRPr="007E0F23">
        <w:rPr>
          <w:rFonts w:ascii="Arial" w:hAnsi="Arial" w:cs="Arial"/>
          <w:color w:val="000000" w:themeColor="text1"/>
          <w:sz w:val="22"/>
        </w:rPr>
        <w:t xml:space="preserve">L’utilisation des conditions est à privilégier par rapport à la classe </w:t>
      </w:r>
      <w:proofErr w:type="spellStart"/>
      <w:r w:rsidR="008F51F9" w:rsidRPr="007E0F23">
        <w:rPr>
          <w:rFonts w:ascii="Arial" w:hAnsi="Arial" w:cs="Arial"/>
          <w:color w:val="000000" w:themeColor="text1"/>
          <w:sz w:val="22"/>
        </w:rPr>
        <w:t>ChampApplication</w:t>
      </w:r>
      <w:proofErr w:type="spellEnd"/>
      <w:r w:rsidRPr="007E0F23">
        <w:rPr>
          <w:rFonts w:ascii="Arial" w:hAnsi="Arial" w:cs="Arial"/>
          <w:color w:val="000000" w:themeColor="text1"/>
          <w:sz w:val="22"/>
        </w:rPr>
        <w:t xml:space="preserve">. La classe </w:t>
      </w:r>
      <w:proofErr w:type="spellStart"/>
      <w:r w:rsidR="008F51F9" w:rsidRPr="007E0F23">
        <w:rPr>
          <w:rFonts w:ascii="Arial" w:hAnsi="Arial" w:cs="Arial"/>
          <w:color w:val="000000" w:themeColor="text1"/>
          <w:sz w:val="22"/>
        </w:rPr>
        <w:t>ChampApplication</w:t>
      </w:r>
      <w:proofErr w:type="spellEnd"/>
      <w:r w:rsidRPr="007E0F23">
        <w:rPr>
          <w:rFonts w:ascii="Arial" w:hAnsi="Arial" w:cs="Arial"/>
          <w:color w:val="000000" w:themeColor="text1"/>
          <w:sz w:val="22"/>
        </w:rPr>
        <w:t xml:space="preserve"> ne s’applique que dans les cas ne pouvant être représentés uniquement par l’usage des contraintes et des conditions définies dans ce standard. </w:t>
      </w:r>
    </w:p>
    <w:p w:rsidR="003A2E24" w:rsidRPr="007E0F23" w:rsidRDefault="003A2E24">
      <w:pPr>
        <w:pStyle w:val="Titre3mod"/>
        <w:rPr>
          <w:rFonts w:ascii="Arial" w:hAnsi="Arial" w:cs="Arial"/>
          <w:color w:val="000000" w:themeColor="text1"/>
          <w:sz w:val="22"/>
        </w:rPr>
      </w:pPr>
      <w:r>
        <w:rPr>
          <w:rFonts w:ascii="Arial" w:hAnsi="Arial" w:cs="Arial"/>
          <w:color w:val="000000" w:themeColor="text1"/>
          <w:sz w:val="22"/>
        </w:rPr>
        <w:t>L’</w:t>
      </w:r>
      <w:r w:rsidRPr="003A2E24">
        <w:rPr>
          <w:rFonts w:ascii="Arial" w:hAnsi="Arial" w:cs="Arial"/>
          <w:color w:val="000000" w:themeColor="text1"/>
          <w:sz w:val="22"/>
        </w:rPr>
        <w:t>identifiant</w:t>
      </w:r>
      <w:r>
        <w:rPr>
          <w:rFonts w:ascii="Arial" w:hAnsi="Arial" w:cs="Arial"/>
          <w:color w:val="000000" w:themeColor="text1"/>
          <w:sz w:val="22"/>
        </w:rPr>
        <w:t xml:space="preserve"> est créé</w:t>
      </w:r>
      <w:r w:rsidRPr="003A2E24">
        <w:rPr>
          <w:rFonts w:ascii="Arial" w:hAnsi="Arial" w:cs="Arial"/>
          <w:color w:val="000000" w:themeColor="text1"/>
          <w:sz w:val="22"/>
        </w:rPr>
        <w:t xml:space="preserve"> à partir de la règle structurante à laquelle </w:t>
      </w:r>
      <w:r>
        <w:rPr>
          <w:rFonts w:ascii="Arial" w:hAnsi="Arial" w:cs="Arial"/>
          <w:color w:val="000000" w:themeColor="text1"/>
          <w:sz w:val="22"/>
        </w:rPr>
        <w:t>l</w:t>
      </w:r>
      <w:r w:rsidRPr="003A2E24">
        <w:rPr>
          <w:rFonts w:ascii="Arial" w:hAnsi="Arial" w:cs="Arial"/>
          <w:color w:val="000000" w:themeColor="text1"/>
          <w:sz w:val="22"/>
        </w:rPr>
        <w:t xml:space="preserve">es conditions sont associées et </w:t>
      </w:r>
      <w:r>
        <w:rPr>
          <w:rFonts w:ascii="Arial" w:hAnsi="Arial" w:cs="Arial"/>
          <w:color w:val="000000" w:themeColor="text1"/>
          <w:sz w:val="22"/>
        </w:rPr>
        <w:t>avec</w:t>
      </w:r>
      <w:r w:rsidRPr="003A2E24">
        <w:rPr>
          <w:rFonts w:ascii="Arial" w:hAnsi="Arial" w:cs="Arial"/>
          <w:color w:val="000000" w:themeColor="text1"/>
          <w:sz w:val="22"/>
        </w:rPr>
        <w:t xml:space="preserve"> un nombre codé sur 3 chiffres de manière incrémentale. Un préfixe (</w:t>
      </w:r>
      <w:proofErr w:type="spellStart"/>
      <w:r w:rsidRPr="003A2E24">
        <w:rPr>
          <w:rFonts w:ascii="Arial" w:hAnsi="Arial" w:cs="Arial"/>
          <w:color w:val="000000" w:themeColor="text1"/>
          <w:sz w:val="22"/>
        </w:rPr>
        <w:t>cdu</w:t>
      </w:r>
      <w:proofErr w:type="spellEnd"/>
      <w:r w:rsidRPr="003A2E24">
        <w:rPr>
          <w:rFonts w:ascii="Arial" w:hAnsi="Arial" w:cs="Arial"/>
          <w:color w:val="000000" w:themeColor="text1"/>
          <w:sz w:val="22"/>
        </w:rPr>
        <w:t xml:space="preserve"> pour condition) est ajouté de manière à éviter les doublons et spécifier le type d'objet associé à la classe.</w:t>
      </w:r>
    </w:p>
    <w:p w:rsidR="00294020" w:rsidRPr="007E0F23" w:rsidRDefault="00294020">
      <w:pPr>
        <w:pStyle w:val="Titre3mod"/>
        <w:rPr>
          <w:rFonts w:ascii="Arial" w:hAnsi="Arial" w:cs="Arial"/>
          <w:color w:val="000000" w:themeColor="text1"/>
          <w:sz w:val="22"/>
        </w:rPr>
      </w:pPr>
    </w:p>
    <w:tbl>
      <w:tblPr>
        <w:tblStyle w:val="Grilledutableau"/>
        <w:tblW w:w="9854" w:type="dxa"/>
        <w:tblLayout w:type="fixed"/>
        <w:tblLook w:val="04A0" w:firstRow="1" w:lastRow="0" w:firstColumn="1" w:lastColumn="0" w:noHBand="0" w:noVBand="1"/>
      </w:tblPr>
      <w:tblGrid>
        <w:gridCol w:w="1101"/>
        <w:gridCol w:w="2599"/>
        <w:gridCol w:w="2504"/>
        <w:gridCol w:w="1290"/>
        <w:gridCol w:w="2360"/>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Nom de la table : ConditionUnitaire</w:t>
            </w:r>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Condition unitaire devant être vérifiée pour que la contrainte s'applique.</w:t>
            </w:r>
          </w:p>
        </w:tc>
      </w:tr>
      <w:tr w:rsidR="00294020" w:rsidRPr="007E0F23" w:rsidTr="003B2BE9">
        <w:tc>
          <w:tcPr>
            <w:tcW w:w="110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2599"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2504" w:type="dxa"/>
          </w:tcPr>
          <w:p w:rsidR="00294020" w:rsidRPr="007E0F23" w:rsidRDefault="003B2BE9">
            <w:pPr>
              <w:pStyle w:val="Corpsdetexte"/>
              <w:rPr>
                <w:rFonts w:ascii="Arial" w:hAnsi="Arial" w:cs="Arial"/>
                <w:color w:val="000000" w:themeColor="text1"/>
                <w:szCs w:val="22"/>
              </w:rPr>
            </w:pPr>
            <w:r>
              <w:rPr>
                <w:rFonts w:ascii="Arial" w:hAnsi="Arial" w:cs="Arial"/>
                <w:color w:val="000000" w:themeColor="text1"/>
                <w:szCs w:val="22"/>
              </w:rPr>
              <w:t>Exemples</w:t>
            </w:r>
          </w:p>
        </w:tc>
        <w:tc>
          <w:tcPr>
            <w:tcW w:w="129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236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294020" w:rsidRPr="007E0F23" w:rsidTr="003B2BE9">
        <w:tc>
          <w:tcPr>
            <w:tcW w:w="1101" w:type="dxa"/>
          </w:tcPr>
          <w:p w:rsidR="00294020" w:rsidRPr="007E0F23" w:rsidRDefault="0081087B">
            <w:pPr>
              <w:pStyle w:val="Corpsdetexte"/>
              <w:rPr>
                <w:rFonts w:ascii="Arial" w:hAnsi="Arial" w:cs="Arial"/>
                <w:color w:val="000000" w:themeColor="text1"/>
                <w:szCs w:val="22"/>
              </w:rPr>
            </w:pPr>
            <w:r w:rsidRPr="007E0F23">
              <w:rPr>
                <w:rFonts w:ascii="Arial" w:hAnsi="Arial" w:cs="Arial"/>
                <w:color w:val="000000" w:themeColor="text1"/>
                <w:szCs w:val="22"/>
              </w:rPr>
              <w:t>id</w:t>
            </w:r>
          </w:p>
        </w:tc>
        <w:tc>
          <w:tcPr>
            <w:tcW w:w="2599"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Identifiant unique de la condition unitaire s’appliquant.</w:t>
            </w:r>
          </w:p>
        </w:tc>
        <w:tc>
          <w:tcPr>
            <w:tcW w:w="2504" w:type="dxa"/>
          </w:tcPr>
          <w:p w:rsidR="00294020" w:rsidRPr="007E0F23" w:rsidRDefault="003B2BE9">
            <w:pPr>
              <w:pStyle w:val="Corpsdetexte"/>
              <w:rPr>
                <w:rFonts w:ascii="Arial" w:hAnsi="Arial" w:cs="Arial"/>
                <w:color w:val="000000" w:themeColor="text1"/>
                <w:szCs w:val="22"/>
              </w:rPr>
            </w:pPr>
            <w:r>
              <w:rPr>
                <w:rFonts w:ascii="Arial" w:hAnsi="Arial" w:cs="Arial"/>
              </w:rPr>
              <w:t>44712_PLU_20041103/</w:t>
            </w:r>
            <w:proofErr w:type="spellStart"/>
            <w:r>
              <w:rPr>
                <w:rFonts w:ascii="Arial" w:hAnsi="Arial" w:cs="Arial"/>
              </w:rPr>
              <w:t>reglement</w:t>
            </w:r>
            <w:proofErr w:type="spellEnd"/>
            <w:r>
              <w:rPr>
                <w:rFonts w:ascii="Arial" w:hAnsi="Arial" w:cs="Arial"/>
              </w:rPr>
              <w:t>/UE/contenu01/regle02/cdu01</w:t>
            </w:r>
          </w:p>
        </w:tc>
        <w:tc>
          <w:tcPr>
            <w:tcW w:w="129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URI</w:t>
            </w:r>
          </w:p>
        </w:tc>
        <w:tc>
          <w:tcPr>
            <w:tcW w:w="2360" w:type="dxa"/>
          </w:tcPr>
          <w:p w:rsidR="00294020" w:rsidRPr="007E0F23" w:rsidRDefault="003A2E24">
            <w:pPr>
              <w:pStyle w:val="Corpsdetexte"/>
              <w:rPr>
                <w:rFonts w:ascii="Arial" w:hAnsi="Arial" w:cs="Arial"/>
                <w:color w:val="000000" w:themeColor="text1"/>
                <w:szCs w:val="22"/>
              </w:rPr>
            </w:pPr>
            <w:r>
              <w:rPr>
                <w:rFonts w:ascii="Arial" w:hAnsi="Arial" w:cs="Arial"/>
                <w:color w:val="000000" w:themeColor="text1"/>
                <w:szCs w:val="22"/>
              </w:rPr>
              <w:t>Obligatoire (Valeur vide interdite, valeur unique : 1-1)</w:t>
            </w:r>
          </w:p>
        </w:tc>
      </w:tr>
      <w:tr w:rsidR="00294020" w:rsidRPr="007E0F23" w:rsidTr="003B2BE9">
        <w:tc>
          <w:tcPr>
            <w:tcW w:w="110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nom</w:t>
            </w:r>
          </w:p>
        </w:tc>
        <w:tc>
          <w:tcPr>
            <w:tcW w:w="2599"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Nom de la condition unitaire s’appliquant.</w:t>
            </w:r>
          </w:p>
        </w:tc>
        <w:tc>
          <w:tcPr>
            <w:tcW w:w="2504" w:type="dxa"/>
          </w:tcPr>
          <w:p w:rsidR="00294020" w:rsidRPr="007E0F23" w:rsidRDefault="00DB7BD3">
            <w:pPr>
              <w:pStyle w:val="Corpsdetexte"/>
              <w:rPr>
                <w:rFonts w:ascii="Arial" w:hAnsi="Arial" w:cs="Arial"/>
                <w:color w:val="000000" w:themeColor="text1"/>
                <w:szCs w:val="22"/>
              </w:rPr>
            </w:pPr>
            <w:ins w:id="346" w:author="Alison Lenain" w:date="2024-02-05T17:10:00Z">
              <w:r>
                <w:rPr>
                  <w:rFonts w:ascii="Arial" w:hAnsi="Arial" w:cs="Arial"/>
                  <w:color w:val="000000" w:themeColor="text1"/>
                  <w:szCs w:val="22"/>
                </w:rPr>
                <w:t>Avenue Charles de Gaulles</w:t>
              </w:r>
            </w:ins>
          </w:p>
        </w:tc>
        <w:tc>
          <w:tcPr>
            <w:tcW w:w="1290" w:type="dxa"/>
          </w:tcPr>
          <w:p w:rsidR="00294020" w:rsidRPr="007E0F23" w:rsidRDefault="00EA095A">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CharacterString</w:t>
            </w:r>
            <w:proofErr w:type="spellEnd"/>
          </w:p>
        </w:tc>
        <w:tc>
          <w:tcPr>
            <w:tcW w:w="2360" w:type="dxa"/>
          </w:tcPr>
          <w:p w:rsidR="00294020" w:rsidRPr="007E0F23" w:rsidRDefault="00DB7BD3">
            <w:pPr>
              <w:pStyle w:val="Contenudetableau"/>
              <w:rPr>
                <w:rFonts w:ascii="Arial" w:hAnsi="Arial" w:cs="Arial"/>
                <w:color w:val="000000" w:themeColor="text1"/>
                <w:szCs w:val="22"/>
              </w:rPr>
            </w:pPr>
            <w:r>
              <w:rPr>
                <w:rFonts w:ascii="Arial" w:hAnsi="Arial" w:cs="Arial"/>
                <w:color w:val="000000" w:themeColor="text1"/>
                <w:szCs w:val="22"/>
              </w:rPr>
              <w:t>Obligatoire (Valeur vide interdite, valeur unique : 1-1)</w:t>
            </w:r>
          </w:p>
        </w:tc>
      </w:tr>
      <w:tr w:rsidR="00DB7BD3" w:rsidRPr="007E0F23" w:rsidTr="003B2BE9">
        <w:tc>
          <w:tcPr>
            <w:tcW w:w="1101" w:type="dxa"/>
          </w:tcPr>
          <w:p w:rsidR="00DB7BD3" w:rsidRPr="007E0F23" w:rsidRDefault="00DB7BD3">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2599" w:type="dxa"/>
          </w:tcPr>
          <w:p w:rsidR="00DB7BD3" w:rsidRPr="007E0F23" w:rsidRDefault="00DB7BD3">
            <w:pPr>
              <w:pStyle w:val="Contenudetableau"/>
              <w:jc w:val="both"/>
              <w:rPr>
                <w:rFonts w:ascii="Arial" w:hAnsi="Arial" w:cs="Arial"/>
                <w:color w:val="000000" w:themeColor="text1"/>
                <w:szCs w:val="22"/>
              </w:rPr>
            </w:pPr>
            <w:r w:rsidRPr="007E0F23">
              <w:rPr>
                <w:rFonts w:ascii="Arial" w:hAnsi="Arial" w:cs="Arial"/>
                <w:color w:val="000000" w:themeColor="text1"/>
                <w:sz w:val="24"/>
                <w:szCs w:val="22"/>
              </w:rPr>
              <w:t>Catégorie de la condition unitaire s’appliquant.</w:t>
            </w:r>
          </w:p>
        </w:tc>
        <w:tc>
          <w:tcPr>
            <w:tcW w:w="2504" w:type="dxa"/>
          </w:tcPr>
          <w:p w:rsidR="00DB7BD3" w:rsidRPr="007E0F23" w:rsidRDefault="00DB7BD3" w:rsidP="00DB7BD3">
            <w:pPr>
              <w:pStyle w:val="Contenudetableau"/>
              <w:rPr>
                <w:rFonts w:ascii="Arial" w:hAnsi="Arial" w:cs="Arial"/>
                <w:color w:val="000000" w:themeColor="text1"/>
                <w:szCs w:val="22"/>
              </w:rPr>
            </w:pPr>
            <w:r w:rsidRPr="007E0F23">
              <w:rPr>
                <w:rFonts w:ascii="Arial" w:hAnsi="Arial" w:cs="Arial"/>
                <w:color w:val="000000" w:themeColor="text1"/>
                <w:sz w:val="24"/>
                <w:szCs w:val="22"/>
              </w:rPr>
              <w:t xml:space="preserve">Exemples : Autorisation, </w:t>
            </w:r>
            <w:proofErr w:type="spellStart"/>
            <w:r w:rsidRPr="007E0F23">
              <w:rPr>
                <w:rFonts w:ascii="Arial" w:hAnsi="Arial" w:cs="Arial"/>
                <w:color w:val="000000" w:themeColor="text1"/>
                <w:sz w:val="24"/>
                <w:szCs w:val="22"/>
              </w:rPr>
              <w:t>SurfaceTerrain</w:t>
            </w:r>
            <w:proofErr w:type="spellEnd"/>
            <w:r w:rsidRPr="007E0F23">
              <w:rPr>
                <w:rFonts w:ascii="Arial" w:hAnsi="Arial" w:cs="Arial"/>
                <w:color w:val="000000" w:themeColor="text1"/>
                <w:sz w:val="24"/>
                <w:szCs w:val="22"/>
              </w:rPr>
              <w:t xml:space="preserve">, </w:t>
            </w:r>
            <w:proofErr w:type="spellStart"/>
            <w:r w:rsidRPr="007E0F23">
              <w:rPr>
                <w:rFonts w:ascii="Arial" w:hAnsi="Arial" w:cs="Arial"/>
                <w:color w:val="000000" w:themeColor="text1"/>
                <w:sz w:val="24"/>
                <w:szCs w:val="22"/>
              </w:rPr>
              <w:t>BandeConstructibilite</w:t>
            </w:r>
            <w:proofErr w:type="spellEnd"/>
            <w:r w:rsidRPr="007E0F23">
              <w:rPr>
                <w:rFonts w:ascii="Arial" w:hAnsi="Arial" w:cs="Arial"/>
                <w:color w:val="000000" w:themeColor="text1"/>
                <w:sz w:val="24"/>
                <w:szCs w:val="22"/>
              </w:rPr>
              <w:t xml:space="preserve">, </w:t>
            </w:r>
            <w:proofErr w:type="spellStart"/>
            <w:r>
              <w:rPr>
                <w:rFonts w:ascii="Arial" w:hAnsi="Arial" w:cs="Arial"/>
                <w:color w:val="000000" w:themeColor="text1"/>
                <w:sz w:val="24"/>
                <w:szCs w:val="22"/>
              </w:rPr>
              <w:t>VoirieBordante</w:t>
            </w:r>
            <w:proofErr w:type="spellEnd"/>
          </w:p>
        </w:tc>
        <w:tc>
          <w:tcPr>
            <w:tcW w:w="1290" w:type="dxa"/>
          </w:tcPr>
          <w:p w:rsidR="00DB7BD3" w:rsidRPr="007E0F23" w:rsidRDefault="00DB7BD3">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CharacterString</w:t>
            </w:r>
            <w:proofErr w:type="spellEnd"/>
          </w:p>
        </w:tc>
        <w:tc>
          <w:tcPr>
            <w:tcW w:w="2360" w:type="dxa"/>
          </w:tcPr>
          <w:p w:rsidR="00DB7BD3" w:rsidRPr="007E0F23" w:rsidRDefault="00DB7BD3" w:rsidP="00755D93">
            <w:pPr>
              <w:pStyle w:val="Contenudetableau"/>
              <w:rPr>
                <w:rFonts w:ascii="Arial" w:hAnsi="Arial" w:cs="Arial"/>
                <w:color w:val="000000" w:themeColor="text1"/>
                <w:szCs w:val="22"/>
              </w:rPr>
            </w:pPr>
            <w:r>
              <w:rPr>
                <w:rFonts w:ascii="Arial" w:hAnsi="Arial" w:cs="Arial"/>
                <w:color w:val="000000" w:themeColor="text1"/>
                <w:szCs w:val="22"/>
              </w:rPr>
              <w:t xml:space="preserve">Obligatoire (Valeur vide interdite, valeur </w:t>
            </w:r>
            <w:del w:id="347" w:author="Alison Lenain" w:date="2024-02-05T17:16:00Z">
              <w:r w:rsidDel="00755D93">
                <w:rPr>
                  <w:rFonts w:ascii="Arial" w:hAnsi="Arial" w:cs="Arial"/>
                  <w:color w:val="000000" w:themeColor="text1"/>
                  <w:szCs w:val="22"/>
                </w:rPr>
                <w:delText>unique </w:delText>
              </w:r>
            </w:del>
            <w:ins w:id="348" w:author="Alison Lenain" w:date="2024-02-05T17:16:00Z">
              <w:r w:rsidR="00755D93">
                <w:rPr>
                  <w:rFonts w:ascii="Arial" w:hAnsi="Arial" w:cs="Arial"/>
                  <w:color w:val="000000" w:themeColor="text1"/>
                  <w:szCs w:val="22"/>
                </w:rPr>
                <w:t>multiples autorisées</w:t>
              </w:r>
            </w:ins>
            <w:r>
              <w:rPr>
                <w:rFonts w:ascii="Arial" w:hAnsi="Arial" w:cs="Arial"/>
                <w:color w:val="000000" w:themeColor="text1"/>
                <w:szCs w:val="22"/>
              </w:rPr>
              <w:t>: 1-</w:t>
            </w:r>
            <w:ins w:id="349" w:author="Alison Lenain" w:date="2024-02-05T17:16:00Z">
              <w:r w:rsidR="00755D93">
                <w:rPr>
                  <w:rFonts w:ascii="Arial" w:hAnsi="Arial" w:cs="Arial"/>
                  <w:color w:val="000000" w:themeColor="text1"/>
                  <w:szCs w:val="22"/>
                </w:rPr>
                <w:t>*</w:t>
              </w:r>
            </w:ins>
            <w:del w:id="350" w:author="Alison Lenain" w:date="2024-02-05T17:16:00Z">
              <w:r w:rsidDel="00755D93">
                <w:rPr>
                  <w:rFonts w:ascii="Arial" w:hAnsi="Arial" w:cs="Arial"/>
                  <w:color w:val="000000" w:themeColor="text1"/>
                  <w:szCs w:val="22"/>
                </w:rPr>
                <w:delText>1</w:delText>
              </w:r>
            </w:del>
            <w:r>
              <w:rPr>
                <w:rFonts w:ascii="Arial" w:hAnsi="Arial" w:cs="Arial"/>
                <w:color w:val="000000" w:themeColor="text1"/>
                <w:szCs w:val="22"/>
              </w:rPr>
              <w:t>)</w:t>
            </w:r>
          </w:p>
        </w:tc>
      </w:tr>
      <w:tr w:rsidR="00DB7BD3" w:rsidRPr="007E0F23" w:rsidTr="003B2BE9">
        <w:tc>
          <w:tcPr>
            <w:tcW w:w="1101" w:type="dxa"/>
            <w:tcBorders>
              <w:top w:val="nil"/>
            </w:tcBorders>
          </w:tcPr>
          <w:p w:rsidR="00DB7BD3" w:rsidRPr="007E0F23" w:rsidRDefault="00DB7BD3">
            <w:pPr>
              <w:pStyle w:val="Corpsdetexte"/>
              <w:rPr>
                <w:rFonts w:ascii="Arial" w:hAnsi="Arial" w:cs="Arial"/>
                <w:color w:val="000000" w:themeColor="text1"/>
                <w:szCs w:val="22"/>
              </w:rPr>
            </w:pPr>
            <w:r w:rsidRPr="007E0F23">
              <w:rPr>
                <w:rFonts w:ascii="Arial" w:hAnsi="Arial" w:cs="Arial"/>
                <w:color w:val="000000" w:themeColor="text1"/>
                <w:szCs w:val="22"/>
              </w:rPr>
              <w:t>‍commentaire</w:t>
            </w:r>
          </w:p>
        </w:tc>
        <w:tc>
          <w:tcPr>
            <w:tcW w:w="2599" w:type="dxa"/>
            <w:tcBorders>
              <w:top w:val="nil"/>
            </w:tcBorders>
          </w:tcPr>
          <w:p w:rsidR="00DB7BD3" w:rsidRPr="007E0F23" w:rsidRDefault="00DB7BD3" w:rsidP="0011194A">
            <w:pPr>
              <w:pStyle w:val="Contenudetableau"/>
              <w:jc w:val="both"/>
              <w:rPr>
                <w:rFonts w:ascii="Arial" w:hAnsi="Arial" w:cs="Arial"/>
                <w:color w:val="000000" w:themeColor="text1"/>
                <w:szCs w:val="22"/>
              </w:rPr>
            </w:pPr>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conditions </w:t>
            </w:r>
            <w:commentRangeStart w:id="351"/>
            <w:r w:rsidRPr="007E0F23">
              <w:rPr>
                <w:rFonts w:ascii="Arial" w:hAnsi="Arial" w:cs="Arial"/>
                <w:color w:val="000000" w:themeColor="text1"/>
              </w:rPr>
              <w:t>décrites</w:t>
            </w:r>
            <w:commentRangeEnd w:id="351"/>
            <w:r>
              <w:rPr>
                <w:rStyle w:val="Marquedecommentaire"/>
                <w:rFonts w:ascii="Times New Roman" w:hAnsi="Times New Roman"/>
              </w:rPr>
              <w:commentReference w:id="351"/>
            </w:r>
          </w:p>
        </w:tc>
        <w:tc>
          <w:tcPr>
            <w:tcW w:w="2504" w:type="dxa"/>
            <w:tcBorders>
              <w:top w:val="nil"/>
            </w:tcBorders>
          </w:tcPr>
          <w:p w:rsidR="00DB7BD3" w:rsidRPr="007E0F23" w:rsidRDefault="00DB7BD3">
            <w:pPr>
              <w:pStyle w:val="Corpsdetexte"/>
              <w:rPr>
                <w:rFonts w:ascii="Arial" w:hAnsi="Arial" w:cs="Arial"/>
                <w:color w:val="000000" w:themeColor="text1"/>
                <w:szCs w:val="22"/>
              </w:rPr>
            </w:pPr>
          </w:p>
        </w:tc>
        <w:tc>
          <w:tcPr>
            <w:tcW w:w="1290" w:type="dxa"/>
            <w:tcBorders>
              <w:top w:val="nil"/>
            </w:tcBorders>
          </w:tcPr>
          <w:p w:rsidR="00DB7BD3" w:rsidRPr="007E0F23" w:rsidRDefault="00DB7BD3">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CharacterString</w:t>
            </w:r>
            <w:proofErr w:type="spellEnd"/>
          </w:p>
        </w:tc>
        <w:tc>
          <w:tcPr>
            <w:tcW w:w="2360" w:type="dxa"/>
            <w:tcBorders>
              <w:top w:val="nil"/>
            </w:tcBorders>
          </w:tcPr>
          <w:p w:rsidR="00DB7BD3" w:rsidRPr="007E0F23" w:rsidRDefault="00DB7BD3">
            <w:pPr>
              <w:pStyle w:val="Contenudetableau"/>
              <w:rPr>
                <w:rFonts w:ascii="Arial" w:hAnsi="Arial" w:cs="Arial"/>
                <w:color w:val="000000" w:themeColor="text1"/>
                <w:szCs w:val="22"/>
              </w:rPr>
            </w:pPr>
            <w:ins w:id="352" w:author="Alison Lenain" w:date="2024-02-05T17:10: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w:t>
              </w:r>
            </w:ins>
            <w:ins w:id="353" w:author="Alison Lenain" w:date="2024-02-05T17:16:00Z">
              <w:r w:rsidR="00755D93">
                <w:rPr>
                  <w:rFonts w:ascii="Arial" w:hAnsi="Arial" w:cs="Arial"/>
                  <w:color w:val="000000" w:themeColor="text1"/>
                  <w:szCs w:val="22"/>
                </w:rPr>
                <w:t>multiples</w:t>
              </w:r>
            </w:ins>
            <w:ins w:id="354" w:author="Alison Lenain" w:date="2024-02-05T17:10:00Z">
              <w:r>
                <w:rPr>
                  <w:rFonts w:ascii="Arial" w:hAnsi="Arial" w:cs="Arial"/>
                  <w:color w:val="000000" w:themeColor="text1"/>
                  <w:szCs w:val="22"/>
                </w:rPr>
                <w:t xml:space="preserve"> </w:t>
              </w:r>
            </w:ins>
            <w:ins w:id="355" w:author="Alison Lenain" w:date="2024-02-05T17:16:00Z">
              <w:r w:rsidR="00755D93">
                <w:rPr>
                  <w:rFonts w:ascii="Arial" w:hAnsi="Arial" w:cs="Arial"/>
                  <w:color w:val="000000" w:themeColor="text1"/>
                  <w:szCs w:val="22"/>
                </w:rPr>
                <w:t>également</w:t>
              </w:r>
            </w:ins>
            <w:ins w:id="356" w:author="Alison Lenain" w:date="2024-02-05T17:10:00Z">
              <w:r>
                <w:rPr>
                  <w:rFonts w:ascii="Arial" w:hAnsi="Arial" w:cs="Arial"/>
                  <w:color w:val="000000" w:themeColor="text1"/>
                  <w:szCs w:val="22"/>
                </w:rPr>
                <w:t> : 0-*)</w:t>
              </w:r>
            </w:ins>
          </w:p>
        </w:tc>
      </w:tr>
    </w:tbl>
    <w:p w:rsidR="00294020" w:rsidRPr="007E0F23" w:rsidRDefault="00294020">
      <w:pPr>
        <w:pStyle w:val="Titre3mod"/>
        <w:rPr>
          <w:rFonts w:ascii="Arial" w:hAnsi="Arial" w:cs="Arial"/>
          <w:color w:val="000000" w:themeColor="text1"/>
          <w:sz w:val="22"/>
        </w:rPr>
      </w:pPr>
    </w:p>
    <w:p w:rsidR="00294020" w:rsidRPr="007E0F23" w:rsidRDefault="00294020">
      <w:pPr>
        <w:pStyle w:val="Corpsdetexte"/>
        <w:rPr>
          <w:rFonts w:ascii="Arial" w:hAnsi="Arial" w:cs="Arial"/>
          <w:color w:val="000000" w:themeColor="text1"/>
        </w:rPr>
      </w:pPr>
    </w:p>
    <w:p w:rsidR="00294020" w:rsidRPr="007E0F23" w:rsidRDefault="00294020">
      <w:pPr>
        <w:pStyle w:val="Titre3mod"/>
        <w:rPr>
          <w:rFonts w:ascii="Arial" w:hAnsi="Arial" w:cs="Arial"/>
          <w:color w:val="000000" w:themeColor="text1"/>
        </w:rPr>
      </w:pPr>
      <w:bookmarkStart w:id="357" w:name="__RefHeading___Toc15957_29865493401"/>
      <w:bookmarkEnd w:id="357"/>
    </w:p>
    <w:p w:rsidR="00294020" w:rsidRPr="007E0F23" w:rsidRDefault="00EA095A">
      <w:pPr>
        <w:pStyle w:val="Titre3"/>
        <w:numPr>
          <w:ilvl w:val="2"/>
          <w:numId w:val="12"/>
        </w:numPr>
        <w:rPr>
          <w:rFonts w:ascii="Arial" w:hAnsi="Arial" w:cs="Arial"/>
          <w:color w:val="000000" w:themeColor="text1"/>
        </w:rPr>
      </w:pPr>
      <w:r w:rsidRPr="007E0F23">
        <w:rPr>
          <w:rStyle w:val="Titre4Car"/>
          <w:rFonts w:ascii="Arial" w:hAnsi="Arial" w:cs="Arial"/>
          <w:b/>
          <w:i w:val="0"/>
          <w:color w:val="000000" w:themeColor="text1"/>
          <w:sz w:val="22"/>
          <w:szCs w:val="36"/>
        </w:rPr>
        <w:t xml:space="preserve"> </w:t>
      </w:r>
      <w:bookmarkStart w:id="358" w:name="_Toc158389279"/>
      <w:r w:rsidRPr="007E0F23">
        <w:rPr>
          <w:rFonts w:ascii="Arial" w:hAnsi="Arial" w:cs="Arial"/>
          <w:color w:val="000000" w:themeColor="text1"/>
        </w:rPr>
        <w:t xml:space="preserve">Classe </w:t>
      </w:r>
      <w:proofErr w:type="spellStart"/>
      <w:r w:rsidR="008F51F9" w:rsidRPr="007E0F23">
        <w:rPr>
          <w:rFonts w:ascii="Arial" w:hAnsi="Arial" w:cs="Arial"/>
          <w:color w:val="000000" w:themeColor="text1"/>
        </w:rPr>
        <w:t>ChampApplication</w:t>
      </w:r>
      <w:bookmarkEnd w:id="358"/>
      <w:proofErr w:type="spellEnd"/>
    </w:p>
    <w:p w:rsidR="0081087B" w:rsidRPr="007E0F23" w:rsidRDefault="0081087B" w:rsidP="0081087B">
      <w:pPr>
        <w:pStyle w:val="Corpsdetexte"/>
        <w:rPr>
          <w:rFonts w:ascii="Arial" w:hAnsi="Arial" w:cs="Arial"/>
          <w:color w:val="000000" w:themeColor="text1"/>
          <w:szCs w:val="22"/>
        </w:rPr>
      </w:pPr>
      <w:r w:rsidRPr="007E0F23">
        <w:rPr>
          <w:rFonts w:ascii="Arial" w:hAnsi="Arial" w:cs="Arial"/>
          <w:color w:val="000000" w:themeColor="text1"/>
          <w:szCs w:val="22"/>
        </w:rPr>
        <w:t xml:space="preserve">Une classe </w:t>
      </w:r>
      <w:proofErr w:type="spellStart"/>
      <w:r w:rsidRPr="007E0F23">
        <w:rPr>
          <w:rFonts w:ascii="Arial" w:hAnsi="Arial" w:cs="Arial"/>
          <w:color w:val="000000" w:themeColor="text1"/>
          <w:szCs w:val="22"/>
        </w:rPr>
        <w:t>ChampApplication</w:t>
      </w:r>
      <w:proofErr w:type="spellEnd"/>
      <w:r w:rsidRPr="007E0F23">
        <w:rPr>
          <w:rFonts w:ascii="Arial" w:hAnsi="Arial" w:cs="Arial"/>
          <w:color w:val="000000" w:themeColor="text1"/>
          <w:szCs w:val="22"/>
        </w:rPr>
        <w:t xml:space="preserve"> a été ajoutée afin de couvrir les cas où l’usage des classes ContrainteUnitaire et ConditionUnitaire ne permettaient pas de représenter la situation décrite dans le règlement écrite. </w:t>
      </w:r>
    </w:p>
    <w:p w:rsidR="0081087B" w:rsidRPr="007E0F23" w:rsidRDefault="0081087B" w:rsidP="0081087B">
      <w:pPr>
        <w:pStyle w:val="Corpsdetexte"/>
        <w:rPr>
          <w:rFonts w:ascii="Arial" w:hAnsi="Arial" w:cs="Arial"/>
          <w:color w:val="000000" w:themeColor="text1"/>
          <w:szCs w:val="22"/>
        </w:rPr>
      </w:pPr>
      <w:r w:rsidRPr="007E0F23">
        <w:rPr>
          <w:rFonts w:ascii="Arial" w:hAnsi="Arial" w:cs="Arial"/>
          <w:color w:val="000000" w:themeColor="text1"/>
          <w:szCs w:val="22"/>
        </w:rPr>
        <w:t xml:space="preserve">Cette classe peut s’applique dans les exemples suivants : </w:t>
      </w:r>
    </w:p>
    <w:p w:rsidR="0081087B" w:rsidRPr="007E0F23" w:rsidRDefault="0081087B" w:rsidP="0081087B">
      <w:pPr>
        <w:numPr>
          <w:ilvl w:val="0"/>
          <w:numId w:val="4"/>
        </w:numPr>
        <w:tabs>
          <w:tab w:val="left" w:pos="720"/>
        </w:tabs>
        <w:spacing w:before="100" w:after="100"/>
        <w:rPr>
          <w:rFonts w:ascii="Arial" w:hAnsi="Arial" w:cs="Arial"/>
          <w:color w:val="000000" w:themeColor="text1"/>
          <w:szCs w:val="22"/>
        </w:rPr>
      </w:pPr>
      <w:r w:rsidRPr="007E0F23">
        <w:rPr>
          <w:rFonts w:ascii="Arial" w:hAnsi="Arial" w:cs="Arial"/>
          <w:color w:val="000000" w:themeColor="text1"/>
          <w:szCs w:val="22"/>
        </w:rPr>
        <w:t>Un exemple de bande de constructibilité graphique référencé dans le règlement</w:t>
      </w:r>
    </w:p>
    <w:p w:rsidR="0081087B" w:rsidRPr="007E0F23" w:rsidRDefault="0081087B" w:rsidP="0081087B">
      <w:pPr>
        <w:numPr>
          <w:ilvl w:val="0"/>
          <w:numId w:val="4"/>
        </w:numPr>
        <w:tabs>
          <w:tab w:val="left" w:pos="720"/>
        </w:tabs>
        <w:spacing w:before="100" w:after="100"/>
        <w:rPr>
          <w:rFonts w:ascii="Arial" w:hAnsi="Arial" w:cs="Arial"/>
          <w:color w:val="000000" w:themeColor="text1"/>
          <w:szCs w:val="22"/>
        </w:rPr>
      </w:pPr>
      <w:r w:rsidRPr="007E0F23">
        <w:rPr>
          <w:rFonts w:ascii="Arial" w:hAnsi="Arial" w:cs="Arial"/>
          <w:color w:val="000000" w:themeColor="text1"/>
          <w:szCs w:val="22"/>
        </w:rPr>
        <w:lastRenderedPageBreak/>
        <w:t>Un exemple de périmètre non défini graphiquement présenté dans le règlement</w:t>
      </w:r>
    </w:p>
    <w:p w:rsidR="0081087B" w:rsidRPr="007E0F23" w:rsidRDefault="0081087B" w:rsidP="0081087B">
      <w:pPr>
        <w:numPr>
          <w:ilvl w:val="0"/>
          <w:numId w:val="4"/>
        </w:numPr>
        <w:tabs>
          <w:tab w:val="left" w:pos="720"/>
        </w:tabs>
        <w:spacing w:before="100" w:after="100"/>
        <w:rPr>
          <w:rFonts w:ascii="Arial" w:hAnsi="Arial" w:cs="Arial"/>
          <w:color w:val="000000" w:themeColor="text1"/>
          <w:szCs w:val="22"/>
        </w:rPr>
      </w:pPr>
      <w:r w:rsidRPr="007E0F23">
        <w:rPr>
          <w:rFonts w:ascii="Arial" w:hAnsi="Arial" w:cs="Arial"/>
          <w:color w:val="000000" w:themeColor="text1"/>
          <w:szCs w:val="22"/>
        </w:rPr>
        <w:t>Un exemple de condition de périmètre distinct du périmètre d'application de la contrainte</w:t>
      </w:r>
    </w:p>
    <w:p w:rsidR="0081087B" w:rsidRPr="007E0F23" w:rsidRDefault="0081087B" w:rsidP="0081087B">
      <w:pPr>
        <w:rPr>
          <w:rFonts w:ascii="Arial" w:hAnsi="Arial" w:cs="Arial"/>
          <w:color w:val="000000" w:themeColor="text1"/>
          <w:szCs w:val="22"/>
        </w:rPr>
      </w:pPr>
      <w:r w:rsidRPr="007E0F23">
        <w:rPr>
          <w:rFonts w:ascii="Arial" w:hAnsi="Arial" w:cs="Arial"/>
          <w:color w:val="000000" w:themeColor="text1"/>
          <w:szCs w:val="22"/>
        </w:rPr>
        <w:t xml:space="preserve">La classe </w:t>
      </w:r>
      <w:proofErr w:type="spellStart"/>
      <w:r w:rsidRPr="007E0F23">
        <w:rPr>
          <w:rFonts w:ascii="Arial" w:hAnsi="Arial" w:cs="Arial"/>
          <w:color w:val="000000" w:themeColor="text1"/>
          <w:szCs w:val="22"/>
        </w:rPr>
        <w:t>ChampApplication</w:t>
      </w:r>
      <w:proofErr w:type="spellEnd"/>
      <w:r w:rsidRPr="007E0F23">
        <w:rPr>
          <w:rFonts w:ascii="Arial" w:hAnsi="Arial" w:cs="Arial"/>
          <w:color w:val="000000" w:themeColor="text1"/>
          <w:szCs w:val="22"/>
        </w:rPr>
        <w:t xml:space="preserve"> est distincte des classes ConditionUnitaire et des ContrainteUnitaire mais elle est associée aux</w:t>
      </w:r>
      <w:r w:rsidR="003D41E2" w:rsidRPr="007E0F23">
        <w:rPr>
          <w:rFonts w:ascii="Arial" w:hAnsi="Arial" w:cs="Arial"/>
          <w:color w:val="000000" w:themeColor="text1"/>
          <w:szCs w:val="22"/>
        </w:rPr>
        <w:t xml:space="preserve"> </w:t>
      </w:r>
      <w:r w:rsidR="008354E5" w:rsidRPr="007E0F23">
        <w:rPr>
          <w:rFonts w:ascii="Arial" w:hAnsi="Arial" w:cs="Arial"/>
          <w:color w:val="000000" w:themeColor="text1"/>
          <w:szCs w:val="22"/>
        </w:rPr>
        <w:t>conditions</w:t>
      </w:r>
      <w:r w:rsidR="003D41E2" w:rsidRPr="007E0F23">
        <w:rPr>
          <w:rFonts w:ascii="Arial" w:hAnsi="Arial" w:cs="Arial"/>
          <w:color w:val="000000" w:themeColor="text1"/>
          <w:szCs w:val="22"/>
        </w:rPr>
        <w:t xml:space="preserve"> </w:t>
      </w:r>
      <w:r w:rsidR="008354E5" w:rsidRPr="007E0F23">
        <w:rPr>
          <w:rFonts w:ascii="Arial" w:hAnsi="Arial" w:cs="Arial"/>
          <w:color w:val="000000" w:themeColor="text1"/>
          <w:szCs w:val="22"/>
        </w:rPr>
        <w:t>ayant un champ</w:t>
      </w:r>
      <w:r w:rsidR="003D41E2" w:rsidRPr="007E0F23">
        <w:rPr>
          <w:rFonts w:ascii="Arial" w:hAnsi="Arial" w:cs="Arial"/>
          <w:color w:val="000000" w:themeColor="text1"/>
          <w:szCs w:val="22"/>
        </w:rPr>
        <w:t xml:space="preserve"> </w:t>
      </w:r>
      <w:r w:rsidR="008354E5" w:rsidRPr="007E0F23">
        <w:rPr>
          <w:rFonts w:ascii="Arial" w:hAnsi="Arial" w:cs="Arial"/>
          <w:color w:val="000000" w:themeColor="text1"/>
          <w:szCs w:val="22"/>
        </w:rPr>
        <w:t>d’application</w:t>
      </w:r>
      <w:r w:rsidR="003D41E2" w:rsidRPr="007E0F23">
        <w:rPr>
          <w:rFonts w:ascii="Arial" w:hAnsi="Arial" w:cs="Arial"/>
          <w:color w:val="000000" w:themeColor="text1"/>
          <w:szCs w:val="22"/>
        </w:rPr>
        <w:t>.</w:t>
      </w:r>
    </w:p>
    <w:p w:rsidR="0081087B" w:rsidRPr="007E0F23" w:rsidRDefault="0081087B" w:rsidP="0081087B">
      <w:pPr>
        <w:rPr>
          <w:rFonts w:ascii="Arial" w:hAnsi="Arial" w:cs="Arial"/>
          <w:color w:val="000000" w:themeColor="text1"/>
          <w:szCs w:val="22"/>
        </w:rPr>
      </w:pPr>
    </w:p>
    <w:p w:rsidR="0081087B" w:rsidRPr="007E0F23" w:rsidRDefault="0081087B" w:rsidP="0081087B">
      <w:pPr>
        <w:pStyle w:val="Corpsdetexte"/>
        <w:rPr>
          <w:rFonts w:ascii="Arial" w:hAnsi="Arial" w:cs="Arial"/>
          <w:color w:val="000000" w:themeColor="text1"/>
          <w:szCs w:val="22"/>
        </w:rPr>
      </w:pPr>
      <w:r w:rsidRPr="007E0F23">
        <w:rPr>
          <w:rFonts w:ascii="Arial" w:hAnsi="Arial" w:cs="Arial"/>
          <w:color w:val="000000" w:themeColor="text1"/>
          <w:szCs w:val="22"/>
        </w:rPr>
        <w:t xml:space="preserve">Des exemples d’instanciations ont été ajoutés afin d’illustrer les cas d’applications de cette classe. </w:t>
      </w:r>
    </w:p>
    <w:p w:rsidR="00294020" w:rsidRPr="007E0F23" w:rsidRDefault="00EA095A">
      <w:pPr>
        <w:spacing w:line="276" w:lineRule="auto"/>
        <w:rPr>
          <w:rFonts w:ascii="Arial" w:hAnsi="Arial" w:cs="Arial"/>
          <w:color w:val="000000" w:themeColor="text1"/>
        </w:rPr>
      </w:pPr>
      <w:r w:rsidRPr="007E0F23">
        <w:rPr>
          <w:rFonts w:ascii="Arial" w:hAnsi="Arial" w:cs="Arial"/>
          <w:color w:val="000000" w:themeColor="text1"/>
        </w:rPr>
        <w:t>Si le périmètre n’est pas spécifié dans le règlement écrit, on considère que la condition s’applique à l’ensemble de la parcelle et il faudra utiliser seulement les classes contraintes et conditions.</w:t>
      </w:r>
    </w:p>
    <w:p w:rsidR="00294020" w:rsidRPr="007E0F23" w:rsidRDefault="00EA095A">
      <w:pPr>
        <w:spacing w:line="276" w:lineRule="auto"/>
        <w:rPr>
          <w:rFonts w:ascii="Arial" w:hAnsi="Arial" w:cs="Arial"/>
          <w:color w:val="000000" w:themeColor="text1"/>
        </w:rPr>
      </w:pPr>
      <w:r w:rsidRPr="007E0F23">
        <w:rPr>
          <w:rFonts w:ascii="Arial" w:hAnsi="Arial" w:cs="Arial"/>
          <w:color w:val="000000" w:themeColor="text1"/>
        </w:rPr>
        <w:t xml:space="preserve">Si un périmètre est spécifié dans le règlement écrit, il se traduit par un objet de </w:t>
      </w:r>
      <w:r w:rsidR="003D41E2" w:rsidRPr="007E0F23">
        <w:rPr>
          <w:rFonts w:ascii="Arial" w:hAnsi="Arial" w:cs="Arial"/>
          <w:color w:val="000000" w:themeColor="text1"/>
        </w:rPr>
        <w:t>la</w:t>
      </w:r>
      <w:r w:rsidRPr="007E0F23">
        <w:rPr>
          <w:rFonts w:ascii="Arial" w:hAnsi="Arial" w:cs="Arial"/>
          <w:color w:val="000000" w:themeColor="text1"/>
        </w:rPr>
        <w:t xml:space="preserve"> classe</w:t>
      </w:r>
      <w:r w:rsidR="003D41E2" w:rsidRPr="007E0F23">
        <w:rPr>
          <w:rFonts w:ascii="Arial" w:hAnsi="Arial" w:cs="Arial"/>
          <w:color w:val="000000" w:themeColor="text1"/>
        </w:rPr>
        <w:t xml:space="preserve"> </w:t>
      </w:r>
      <w:proofErr w:type="spellStart"/>
      <w:r w:rsidR="003D41E2" w:rsidRPr="007E0F23">
        <w:rPr>
          <w:rFonts w:ascii="Arial" w:hAnsi="Arial" w:cs="Arial"/>
          <w:color w:val="000000" w:themeColor="text1"/>
        </w:rPr>
        <w:t>ChampApplication</w:t>
      </w:r>
      <w:proofErr w:type="spellEnd"/>
      <w:r w:rsidRPr="007E0F23">
        <w:rPr>
          <w:rFonts w:ascii="Arial" w:hAnsi="Arial" w:cs="Arial"/>
          <w:color w:val="000000" w:themeColor="text1"/>
        </w:rPr>
        <w:t>.</w:t>
      </w:r>
    </w:p>
    <w:p w:rsidR="00294020" w:rsidRPr="007E0F23" w:rsidRDefault="00EA095A">
      <w:pPr>
        <w:rPr>
          <w:rFonts w:ascii="Arial" w:hAnsi="Arial" w:cs="Arial"/>
          <w:color w:val="000000" w:themeColor="text1"/>
        </w:rPr>
      </w:pPr>
      <w:r w:rsidRPr="007E0F23">
        <w:rPr>
          <w:rFonts w:ascii="Arial" w:hAnsi="Arial" w:cs="Arial"/>
          <w:color w:val="000000" w:themeColor="text1"/>
        </w:rPr>
        <w:t xml:space="preserve"> Le </w:t>
      </w:r>
      <w:r w:rsidR="003D41E2" w:rsidRPr="007E0F23">
        <w:rPr>
          <w:rFonts w:ascii="Arial" w:hAnsi="Arial" w:cs="Arial"/>
          <w:color w:val="000000" w:themeColor="text1"/>
        </w:rPr>
        <w:t>champ d’application</w:t>
      </w:r>
      <w:r w:rsidRPr="007E0F23">
        <w:rPr>
          <w:rFonts w:ascii="Arial" w:hAnsi="Arial" w:cs="Arial"/>
          <w:color w:val="000000" w:themeColor="text1"/>
        </w:rPr>
        <w:t xml:space="preserve"> doit être compris au sens sémantique du terme, ce n’est pas un périmètre graphique sauf lorsqu’il fait le lien avec une prescription surfacique du PLU (cf. classe PRESCRIPTION du standard PLU).</w:t>
      </w:r>
    </w:p>
    <w:p w:rsidR="00294020" w:rsidRPr="007E0F23" w:rsidRDefault="00EA095A">
      <w:pPr>
        <w:rPr>
          <w:rFonts w:ascii="Arial" w:hAnsi="Arial" w:cs="Arial"/>
          <w:color w:val="000000" w:themeColor="text1"/>
        </w:rPr>
      </w:pPr>
      <w:r w:rsidRPr="007E0F23">
        <w:rPr>
          <w:rFonts w:ascii="Arial" w:hAnsi="Arial" w:cs="Arial"/>
          <w:color w:val="000000" w:themeColor="text1"/>
        </w:rPr>
        <w:t xml:space="preserve">Dans une règle d’urbanisme décrite par une RegleStructure, il est possible d’avoir plusieurs contraintes pouvant chacune avoir un </w:t>
      </w:r>
      <w:r w:rsidR="003D41E2" w:rsidRPr="007E0F23">
        <w:rPr>
          <w:rFonts w:ascii="Arial" w:hAnsi="Arial" w:cs="Arial"/>
          <w:color w:val="000000" w:themeColor="text1"/>
        </w:rPr>
        <w:t>champ d’application</w:t>
      </w:r>
      <w:r w:rsidRPr="007E0F23">
        <w:rPr>
          <w:rFonts w:ascii="Arial" w:hAnsi="Arial" w:cs="Arial"/>
          <w:color w:val="000000" w:themeColor="text1"/>
        </w:rPr>
        <w:t xml:space="preserve"> propre. </w:t>
      </w:r>
    </w:p>
    <w:p w:rsidR="00294020" w:rsidRPr="007E0F23" w:rsidRDefault="00294020">
      <w:pPr>
        <w:rPr>
          <w:rFonts w:ascii="Arial" w:hAnsi="Arial" w:cs="Arial"/>
          <w:color w:val="000000" w:themeColor="text1"/>
        </w:rPr>
      </w:pPr>
    </w:p>
    <w:p w:rsidR="00294020" w:rsidRPr="007E0F23" w:rsidRDefault="00EA095A">
      <w:pPr>
        <w:rPr>
          <w:rFonts w:ascii="Arial" w:hAnsi="Arial" w:cs="Arial"/>
          <w:color w:val="000000" w:themeColor="text1"/>
        </w:rPr>
      </w:pPr>
      <w:r w:rsidRPr="007E0F23">
        <w:rPr>
          <w:rFonts w:ascii="Arial" w:hAnsi="Arial" w:cs="Arial"/>
          <w:color w:val="000000" w:themeColor="text1"/>
        </w:rPr>
        <w:t xml:space="preserve">S’il s’agit de prescription graphique, le lien entre la prescription d’urbanisme sectorisée et la </w:t>
      </w:r>
      <w:r w:rsidRPr="007E0F23">
        <w:rPr>
          <w:rFonts w:ascii="Arial" w:hAnsi="Arial" w:cs="Arial"/>
          <w:color w:val="000000" w:themeColor="text1"/>
          <w:szCs w:val="22"/>
        </w:rPr>
        <w:t>ConditionUnitaire ne se fait pas</w:t>
      </w:r>
      <w:r w:rsidRPr="007E0F23">
        <w:rPr>
          <w:rFonts w:ascii="Arial" w:hAnsi="Arial" w:cs="Arial"/>
          <w:color w:val="000000" w:themeColor="text1"/>
        </w:rPr>
        <w:t xml:space="preserve"> avec le </w:t>
      </w:r>
      <w:r w:rsidR="003D41E2" w:rsidRPr="007E0F23">
        <w:rPr>
          <w:rFonts w:ascii="Arial" w:hAnsi="Arial" w:cs="Arial"/>
          <w:color w:val="000000" w:themeColor="text1"/>
        </w:rPr>
        <w:t>c</w:t>
      </w:r>
      <w:r w:rsidR="008F51F9" w:rsidRPr="007E0F23">
        <w:rPr>
          <w:rFonts w:ascii="Arial" w:hAnsi="Arial" w:cs="Arial"/>
          <w:color w:val="000000" w:themeColor="text1"/>
        </w:rPr>
        <w:t>hamp</w:t>
      </w:r>
      <w:r w:rsidR="003D41E2" w:rsidRPr="007E0F23">
        <w:rPr>
          <w:rFonts w:ascii="Arial" w:hAnsi="Arial" w:cs="Arial"/>
          <w:color w:val="000000" w:themeColor="text1"/>
        </w:rPr>
        <w:t xml:space="preserve"> d’a</w:t>
      </w:r>
      <w:r w:rsidR="008F51F9" w:rsidRPr="007E0F23">
        <w:rPr>
          <w:rFonts w:ascii="Arial" w:hAnsi="Arial" w:cs="Arial"/>
          <w:color w:val="000000" w:themeColor="text1"/>
        </w:rPr>
        <w:t>pplication</w:t>
      </w:r>
      <w:r w:rsidRPr="007E0F23">
        <w:rPr>
          <w:rFonts w:ascii="Arial" w:hAnsi="Arial" w:cs="Arial"/>
          <w:color w:val="000000" w:themeColor="text1"/>
        </w:rPr>
        <w:t xml:space="preserve"> mais à travers la classe </w:t>
      </w:r>
      <w:proofErr w:type="spellStart"/>
      <w:r w:rsidRPr="007E0F23">
        <w:rPr>
          <w:rFonts w:ascii="Arial" w:hAnsi="Arial" w:cs="Arial"/>
          <w:color w:val="000000" w:themeColor="text1"/>
        </w:rPr>
        <w:t>contrainteUnitaireSpécifique</w:t>
      </w:r>
      <w:proofErr w:type="spellEnd"/>
      <w:r w:rsidRPr="007E0F23">
        <w:rPr>
          <w:rFonts w:ascii="Arial" w:hAnsi="Arial" w:cs="Arial"/>
          <w:color w:val="000000" w:themeColor="text1"/>
        </w:rPr>
        <w:t xml:space="preserve"> faisant directement le lien avec la classe Prescription du standard CNIG PLU.</w:t>
      </w:r>
    </w:p>
    <w:p w:rsidR="00294020" w:rsidRPr="007E0F23" w:rsidRDefault="00294020">
      <w:pPr>
        <w:rPr>
          <w:rFonts w:ascii="Arial" w:hAnsi="Arial" w:cs="Arial"/>
          <w:color w:val="000000" w:themeColor="text1"/>
        </w:rPr>
      </w:pPr>
    </w:p>
    <w:p w:rsidR="00294020" w:rsidRPr="007E0F23" w:rsidRDefault="00294020">
      <w:pPr>
        <w:spacing w:line="276" w:lineRule="auto"/>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333"/>
        <w:gridCol w:w="2461"/>
        <w:gridCol w:w="2410"/>
        <w:gridCol w:w="1465"/>
        <w:gridCol w:w="2185"/>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008F51F9" w:rsidRPr="007E0F23">
              <w:rPr>
                <w:rFonts w:ascii="Arial" w:hAnsi="Arial" w:cs="Arial"/>
                <w:color w:val="000000" w:themeColor="text1"/>
                <w:szCs w:val="22"/>
              </w:rPr>
              <w:t>ChampApplication</w:t>
            </w:r>
            <w:proofErr w:type="spellEnd"/>
          </w:p>
        </w:tc>
      </w:tr>
      <w:tr w:rsidR="00294020" w:rsidRPr="007E0F23">
        <w:tc>
          <w:tcPr>
            <w:tcW w:w="9854" w:type="dxa"/>
            <w:gridSpan w:val="5"/>
          </w:tcPr>
          <w:p w:rsidR="00294020" w:rsidRPr="007E0F23" w:rsidRDefault="005D17C3">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ChampApplication</w:t>
            </w:r>
            <w:proofErr w:type="spellEnd"/>
            <w:r w:rsidRPr="007E0F23">
              <w:rPr>
                <w:rFonts w:ascii="Arial" w:hAnsi="Arial" w:cs="Arial"/>
                <w:color w:val="000000" w:themeColor="text1"/>
                <w:szCs w:val="22"/>
              </w:rPr>
              <w:t xml:space="preserve"> </w:t>
            </w:r>
            <w:r w:rsidR="00EA095A" w:rsidRPr="007E0F23">
              <w:rPr>
                <w:rFonts w:ascii="Arial" w:hAnsi="Arial" w:cs="Arial"/>
                <w:color w:val="000000" w:themeColor="text1"/>
                <w:szCs w:val="22"/>
              </w:rPr>
              <w:t>de la condition</w:t>
            </w:r>
          </w:p>
        </w:tc>
      </w:tr>
      <w:tr w:rsidR="00294020" w:rsidRPr="007E0F23" w:rsidTr="00755D93">
        <w:tc>
          <w:tcPr>
            <w:tcW w:w="133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246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2410" w:type="dxa"/>
          </w:tcPr>
          <w:p w:rsidR="00294020" w:rsidRPr="007E0F23" w:rsidRDefault="00EA095A">
            <w:pPr>
              <w:pStyle w:val="Corpsdetexte"/>
              <w:rPr>
                <w:rFonts w:ascii="Arial" w:hAnsi="Arial" w:cs="Arial"/>
                <w:color w:val="000000" w:themeColor="text1"/>
                <w:szCs w:val="22"/>
              </w:rPr>
            </w:pPr>
            <w:del w:id="359" w:author="Alison Lenain" w:date="2024-02-05T17:18:00Z">
              <w:r w:rsidRPr="007E0F23" w:rsidDel="00755D93">
                <w:rPr>
                  <w:rFonts w:ascii="Arial" w:hAnsi="Arial" w:cs="Arial"/>
                  <w:color w:val="000000" w:themeColor="text1"/>
                  <w:szCs w:val="22"/>
                </w:rPr>
                <w:delText>Multiplicité</w:delText>
              </w:r>
            </w:del>
            <w:ins w:id="360" w:author="Alison Lenain" w:date="2024-02-05T17:18:00Z">
              <w:r w:rsidR="00755D93">
                <w:rPr>
                  <w:rFonts w:ascii="Arial" w:hAnsi="Arial" w:cs="Arial"/>
                  <w:color w:val="000000" w:themeColor="text1"/>
                  <w:szCs w:val="22"/>
                </w:rPr>
                <w:t>Exemple</w:t>
              </w:r>
            </w:ins>
          </w:p>
        </w:tc>
        <w:tc>
          <w:tcPr>
            <w:tcW w:w="146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218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DB7BD3" w:rsidRPr="007E0F23" w:rsidTr="00755D93">
        <w:trPr>
          <w:ins w:id="361" w:author="Alison Lenain" w:date="2024-02-05T17:15:00Z"/>
        </w:trPr>
        <w:tc>
          <w:tcPr>
            <w:tcW w:w="1333" w:type="dxa"/>
          </w:tcPr>
          <w:p w:rsidR="00DB7BD3" w:rsidRPr="007E0F23" w:rsidRDefault="00DB7BD3">
            <w:pPr>
              <w:pStyle w:val="Corpsdetexte"/>
              <w:rPr>
                <w:ins w:id="362" w:author="Alison Lenain" w:date="2024-02-05T17:15:00Z"/>
                <w:rFonts w:ascii="Arial" w:hAnsi="Arial" w:cs="Arial"/>
                <w:color w:val="000000" w:themeColor="text1"/>
                <w:szCs w:val="22"/>
              </w:rPr>
            </w:pPr>
            <w:ins w:id="363" w:author="Alison Lenain" w:date="2024-02-05T17:16:00Z">
              <w:r w:rsidRPr="007E0F23">
                <w:rPr>
                  <w:rFonts w:ascii="Arial" w:hAnsi="Arial" w:cs="Arial"/>
                  <w:color w:val="000000" w:themeColor="text1"/>
                  <w:szCs w:val="22"/>
                </w:rPr>
                <w:t>id</w:t>
              </w:r>
            </w:ins>
          </w:p>
        </w:tc>
        <w:tc>
          <w:tcPr>
            <w:tcW w:w="2461" w:type="dxa"/>
          </w:tcPr>
          <w:p w:rsidR="00DB7BD3" w:rsidRPr="007E0F23" w:rsidRDefault="00DB7BD3">
            <w:pPr>
              <w:pStyle w:val="Corpsdetexte"/>
              <w:rPr>
                <w:ins w:id="364" w:author="Alison Lenain" w:date="2024-02-05T17:15:00Z"/>
                <w:rFonts w:ascii="Arial" w:hAnsi="Arial" w:cs="Arial"/>
                <w:color w:val="000000" w:themeColor="text1"/>
                <w:szCs w:val="22"/>
              </w:rPr>
            </w:pPr>
            <w:ins w:id="365" w:author="Alison Lenain" w:date="2024-02-05T17:16:00Z">
              <w:r w:rsidRPr="007E0F23">
                <w:rPr>
                  <w:rFonts w:ascii="Arial" w:hAnsi="Arial" w:cs="Arial"/>
                  <w:color w:val="000000" w:themeColor="text1"/>
                  <w:szCs w:val="22"/>
                </w:rPr>
                <w:t>Identifiant unique de la condition unitaire s’appliquant.</w:t>
              </w:r>
            </w:ins>
          </w:p>
        </w:tc>
        <w:tc>
          <w:tcPr>
            <w:tcW w:w="2410" w:type="dxa"/>
          </w:tcPr>
          <w:p w:rsidR="00DB7BD3" w:rsidRPr="007E0F23" w:rsidRDefault="00DB7BD3">
            <w:pPr>
              <w:pStyle w:val="Corpsdetexte"/>
              <w:rPr>
                <w:ins w:id="366" w:author="Alison Lenain" w:date="2024-02-05T17:15:00Z"/>
                <w:rFonts w:ascii="Arial" w:hAnsi="Arial" w:cs="Arial"/>
                <w:color w:val="000000" w:themeColor="text1"/>
                <w:szCs w:val="22"/>
              </w:rPr>
            </w:pPr>
            <w:ins w:id="367" w:author="Alison Lenain" w:date="2024-02-05T17:16:00Z">
              <w:r>
                <w:rPr>
                  <w:rFonts w:ascii="Arial" w:hAnsi="Arial" w:cs="Arial"/>
                </w:rPr>
                <w:t>44712_PLU_20041103/</w:t>
              </w:r>
              <w:proofErr w:type="spellStart"/>
              <w:r>
                <w:rPr>
                  <w:rFonts w:ascii="Arial" w:hAnsi="Arial" w:cs="Arial"/>
                </w:rPr>
                <w:t>reglement</w:t>
              </w:r>
              <w:proofErr w:type="spellEnd"/>
              <w:r>
                <w:rPr>
                  <w:rFonts w:ascii="Arial" w:hAnsi="Arial" w:cs="Arial"/>
                </w:rPr>
                <w:t>/UE/contenu01/regle02/cdu01</w:t>
              </w:r>
            </w:ins>
          </w:p>
        </w:tc>
        <w:tc>
          <w:tcPr>
            <w:tcW w:w="1465" w:type="dxa"/>
          </w:tcPr>
          <w:p w:rsidR="00DB7BD3" w:rsidRPr="007E0F23" w:rsidRDefault="00DB7BD3">
            <w:pPr>
              <w:pStyle w:val="Corpsdetexte"/>
              <w:rPr>
                <w:ins w:id="368" w:author="Alison Lenain" w:date="2024-02-05T17:15:00Z"/>
                <w:rFonts w:ascii="Arial" w:hAnsi="Arial" w:cs="Arial"/>
                <w:color w:val="000000" w:themeColor="text1"/>
                <w:szCs w:val="22"/>
              </w:rPr>
            </w:pPr>
            <w:commentRangeStart w:id="369"/>
            <w:commentRangeStart w:id="370"/>
            <w:ins w:id="371" w:author="Alison Lenain" w:date="2024-02-05T17:16:00Z">
              <w:r w:rsidRPr="007E0F23">
                <w:rPr>
                  <w:rFonts w:ascii="Arial" w:hAnsi="Arial" w:cs="Arial"/>
                  <w:color w:val="000000" w:themeColor="text1"/>
                  <w:szCs w:val="22"/>
                </w:rPr>
                <w:t>URI</w:t>
              </w:r>
              <w:commentRangeEnd w:id="369"/>
              <w:r w:rsidRPr="007E0F23">
                <w:rPr>
                  <w:rFonts w:ascii="Arial" w:hAnsi="Arial" w:cs="Arial"/>
                  <w:color w:val="000000" w:themeColor="text1"/>
                </w:rPr>
                <w:commentReference w:id="369"/>
              </w:r>
              <w:commentRangeEnd w:id="370"/>
              <w:r w:rsidRPr="007E0F23">
                <w:rPr>
                  <w:rStyle w:val="Marquedecommentaire"/>
                  <w:rFonts w:ascii="Arial" w:hAnsi="Arial" w:cs="Arial"/>
                  <w:color w:val="000000" w:themeColor="text1"/>
                </w:rPr>
                <w:commentReference w:id="370"/>
              </w:r>
            </w:ins>
          </w:p>
        </w:tc>
        <w:tc>
          <w:tcPr>
            <w:tcW w:w="2185" w:type="dxa"/>
          </w:tcPr>
          <w:p w:rsidR="00DB7BD3" w:rsidRPr="007E0F23" w:rsidRDefault="00DB7BD3">
            <w:pPr>
              <w:pStyle w:val="Corpsdetexte"/>
              <w:rPr>
                <w:ins w:id="372" w:author="Alison Lenain" w:date="2024-02-05T17:15:00Z"/>
                <w:rFonts w:ascii="Arial" w:hAnsi="Arial" w:cs="Arial"/>
                <w:color w:val="000000" w:themeColor="text1"/>
                <w:szCs w:val="22"/>
              </w:rPr>
            </w:pPr>
            <w:ins w:id="373" w:author="Alison Lenain" w:date="2024-02-05T17:16:00Z">
              <w:r>
                <w:rPr>
                  <w:rFonts w:ascii="Arial" w:hAnsi="Arial" w:cs="Arial"/>
                  <w:color w:val="000000" w:themeColor="text1"/>
                  <w:szCs w:val="22"/>
                </w:rPr>
                <w:t>Obligatoire (Valeur vide interdite, valeur unique : 1-1)</w:t>
              </w:r>
            </w:ins>
          </w:p>
        </w:tc>
      </w:tr>
      <w:tr w:rsidR="00DB7BD3" w:rsidRPr="007E0F23" w:rsidTr="00755D93">
        <w:trPr>
          <w:ins w:id="374" w:author="Alison Lenain" w:date="2024-02-05T17:15:00Z"/>
        </w:trPr>
        <w:tc>
          <w:tcPr>
            <w:tcW w:w="1333" w:type="dxa"/>
          </w:tcPr>
          <w:p w:rsidR="00DB7BD3" w:rsidRPr="007E0F23" w:rsidRDefault="00DB7BD3">
            <w:pPr>
              <w:pStyle w:val="Corpsdetexte"/>
              <w:rPr>
                <w:ins w:id="375" w:author="Alison Lenain" w:date="2024-02-05T17:15:00Z"/>
                <w:rFonts w:ascii="Arial" w:hAnsi="Arial" w:cs="Arial"/>
                <w:color w:val="000000" w:themeColor="text1"/>
                <w:szCs w:val="22"/>
              </w:rPr>
            </w:pPr>
            <w:ins w:id="376" w:author="Alison Lenain" w:date="2024-02-05T17:16:00Z">
              <w:r w:rsidRPr="007E0F23">
                <w:rPr>
                  <w:rFonts w:ascii="Arial" w:hAnsi="Arial" w:cs="Arial"/>
                  <w:color w:val="000000" w:themeColor="text1"/>
                  <w:szCs w:val="22"/>
                </w:rPr>
                <w:t>nom</w:t>
              </w:r>
            </w:ins>
          </w:p>
        </w:tc>
        <w:tc>
          <w:tcPr>
            <w:tcW w:w="2461" w:type="dxa"/>
          </w:tcPr>
          <w:p w:rsidR="00DB7BD3" w:rsidRPr="007E0F23" w:rsidRDefault="00DB7BD3" w:rsidP="00755D93">
            <w:pPr>
              <w:pStyle w:val="Corpsdetexte"/>
              <w:rPr>
                <w:ins w:id="377" w:author="Alison Lenain" w:date="2024-02-05T17:15:00Z"/>
                <w:rFonts w:ascii="Arial" w:hAnsi="Arial" w:cs="Arial"/>
                <w:color w:val="000000" w:themeColor="text1"/>
                <w:szCs w:val="22"/>
              </w:rPr>
            </w:pPr>
            <w:ins w:id="378" w:author="Alison Lenain" w:date="2024-02-05T17:16:00Z">
              <w:r w:rsidRPr="007E0F23">
                <w:rPr>
                  <w:rFonts w:ascii="Arial" w:hAnsi="Arial" w:cs="Arial"/>
                  <w:color w:val="000000" w:themeColor="text1"/>
                  <w:szCs w:val="22"/>
                </w:rPr>
                <w:t xml:space="preserve">Nom </w:t>
              </w:r>
            </w:ins>
            <w:ins w:id="379" w:author="Alison Lenain" w:date="2024-02-05T17:18:00Z">
              <w:r w:rsidR="00755D93">
                <w:rPr>
                  <w:rFonts w:ascii="Arial" w:hAnsi="Arial" w:cs="Arial"/>
                  <w:color w:val="000000" w:themeColor="text1"/>
                  <w:szCs w:val="22"/>
                </w:rPr>
                <w:t>du champ d’application</w:t>
              </w:r>
            </w:ins>
            <w:ins w:id="380" w:author="Alison Lenain" w:date="2024-02-05T17:16:00Z">
              <w:r w:rsidRPr="007E0F23">
                <w:rPr>
                  <w:rFonts w:ascii="Arial" w:hAnsi="Arial" w:cs="Arial"/>
                  <w:color w:val="000000" w:themeColor="text1"/>
                  <w:szCs w:val="22"/>
                </w:rPr>
                <w:t>.</w:t>
              </w:r>
            </w:ins>
          </w:p>
        </w:tc>
        <w:tc>
          <w:tcPr>
            <w:tcW w:w="2410" w:type="dxa"/>
          </w:tcPr>
          <w:p w:rsidR="00DB7BD3" w:rsidRPr="007E0F23" w:rsidRDefault="00755D93">
            <w:pPr>
              <w:pStyle w:val="Corpsdetexte"/>
              <w:rPr>
                <w:ins w:id="381" w:author="Alison Lenain" w:date="2024-02-05T17:15:00Z"/>
                <w:rFonts w:ascii="Arial" w:hAnsi="Arial" w:cs="Arial"/>
                <w:color w:val="000000" w:themeColor="text1"/>
                <w:szCs w:val="22"/>
              </w:rPr>
            </w:pPr>
            <w:ins w:id="382" w:author="Alison Lenain" w:date="2024-02-05T17:19:00Z">
              <w:r>
                <w:rPr>
                  <w:rFonts w:ascii="Arial" w:hAnsi="Arial" w:cs="Arial"/>
                  <w:color w:val="000000" w:themeColor="text1"/>
                  <w:szCs w:val="22"/>
                </w:rPr>
                <w:t xml:space="preserve">Hors de la bande de constructibilité principale </w:t>
              </w:r>
            </w:ins>
          </w:p>
        </w:tc>
        <w:tc>
          <w:tcPr>
            <w:tcW w:w="1465" w:type="dxa"/>
          </w:tcPr>
          <w:p w:rsidR="00DB7BD3" w:rsidRPr="007E0F23" w:rsidRDefault="00DB7BD3">
            <w:pPr>
              <w:pStyle w:val="Corpsdetexte"/>
              <w:rPr>
                <w:ins w:id="383" w:author="Alison Lenain" w:date="2024-02-05T17:15:00Z"/>
                <w:rFonts w:ascii="Arial" w:hAnsi="Arial" w:cs="Arial"/>
                <w:color w:val="000000" w:themeColor="text1"/>
                <w:szCs w:val="22"/>
              </w:rPr>
            </w:pPr>
            <w:proofErr w:type="spellStart"/>
            <w:ins w:id="384" w:author="Alison Lenain" w:date="2024-02-05T17:16:00Z">
              <w:r w:rsidRPr="007E0F23">
                <w:rPr>
                  <w:rFonts w:ascii="Arial" w:hAnsi="Arial" w:cs="Arial"/>
                  <w:color w:val="000000" w:themeColor="text1"/>
                  <w:szCs w:val="22"/>
                </w:rPr>
                <w:t>CharacterString</w:t>
              </w:r>
            </w:ins>
            <w:proofErr w:type="spellEnd"/>
          </w:p>
        </w:tc>
        <w:tc>
          <w:tcPr>
            <w:tcW w:w="2185" w:type="dxa"/>
          </w:tcPr>
          <w:p w:rsidR="00DB7BD3" w:rsidRPr="007E0F23" w:rsidRDefault="00DB7BD3">
            <w:pPr>
              <w:pStyle w:val="Corpsdetexte"/>
              <w:rPr>
                <w:ins w:id="385" w:author="Alison Lenain" w:date="2024-02-05T17:15:00Z"/>
                <w:rFonts w:ascii="Arial" w:hAnsi="Arial" w:cs="Arial"/>
                <w:color w:val="000000" w:themeColor="text1"/>
                <w:szCs w:val="22"/>
              </w:rPr>
            </w:pPr>
            <w:ins w:id="386" w:author="Alison Lenain" w:date="2024-02-05T17:16:00Z">
              <w:r>
                <w:rPr>
                  <w:rFonts w:ascii="Arial" w:hAnsi="Arial" w:cs="Arial"/>
                  <w:color w:val="000000" w:themeColor="text1"/>
                  <w:szCs w:val="22"/>
                </w:rPr>
                <w:t>Obligatoire (Valeur vide interdite, valeur unique : 1-1)</w:t>
              </w:r>
            </w:ins>
          </w:p>
        </w:tc>
      </w:tr>
      <w:tr w:rsidR="00DB7BD3" w:rsidRPr="007E0F23" w:rsidTr="00755D93">
        <w:trPr>
          <w:ins w:id="387" w:author="Alison Lenain" w:date="2024-02-05T17:15:00Z"/>
        </w:trPr>
        <w:tc>
          <w:tcPr>
            <w:tcW w:w="1333" w:type="dxa"/>
          </w:tcPr>
          <w:p w:rsidR="00DB7BD3" w:rsidRPr="007E0F23" w:rsidRDefault="00DB7BD3">
            <w:pPr>
              <w:pStyle w:val="Corpsdetexte"/>
              <w:rPr>
                <w:ins w:id="388" w:author="Alison Lenain" w:date="2024-02-05T17:15:00Z"/>
                <w:rFonts w:ascii="Arial" w:hAnsi="Arial" w:cs="Arial"/>
                <w:color w:val="000000" w:themeColor="text1"/>
                <w:szCs w:val="22"/>
              </w:rPr>
            </w:pPr>
            <w:ins w:id="389" w:author="Alison Lenain" w:date="2024-02-05T17:16:00Z">
              <w:r w:rsidRPr="007E0F23">
                <w:rPr>
                  <w:rFonts w:ascii="Arial" w:hAnsi="Arial" w:cs="Arial"/>
                  <w:color w:val="000000" w:themeColor="text1"/>
                  <w:szCs w:val="22"/>
                </w:rPr>
                <w:t>type</w:t>
              </w:r>
            </w:ins>
          </w:p>
        </w:tc>
        <w:tc>
          <w:tcPr>
            <w:tcW w:w="2461" w:type="dxa"/>
          </w:tcPr>
          <w:p w:rsidR="00DB7BD3" w:rsidRPr="007E0F23" w:rsidRDefault="00DB7BD3">
            <w:pPr>
              <w:pStyle w:val="Corpsdetexte"/>
              <w:rPr>
                <w:ins w:id="390" w:author="Alison Lenain" w:date="2024-02-05T17:15:00Z"/>
                <w:rFonts w:ascii="Arial" w:hAnsi="Arial" w:cs="Arial"/>
                <w:color w:val="000000" w:themeColor="text1"/>
                <w:szCs w:val="22"/>
              </w:rPr>
            </w:pPr>
            <w:ins w:id="391" w:author="Alison Lenain" w:date="2024-02-05T17:16:00Z">
              <w:r w:rsidRPr="007E0F23">
                <w:rPr>
                  <w:rFonts w:ascii="Arial" w:hAnsi="Arial" w:cs="Arial"/>
                  <w:color w:val="000000" w:themeColor="text1"/>
                  <w:sz w:val="24"/>
                  <w:szCs w:val="22"/>
                </w:rPr>
                <w:t>Catégorie de la condition unitaire s’appliquant.</w:t>
              </w:r>
            </w:ins>
          </w:p>
        </w:tc>
        <w:tc>
          <w:tcPr>
            <w:tcW w:w="2410" w:type="dxa"/>
          </w:tcPr>
          <w:p w:rsidR="00DB7BD3" w:rsidRPr="007E0F23" w:rsidRDefault="00DB7BD3" w:rsidP="00755D93">
            <w:pPr>
              <w:pStyle w:val="Corpsdetexte"/>
              <w:rPr>
                <w:ins w:id="392" w:author="Alison Lenain" w:date="2024-02-05T17:15:00Z"/>
                <w:rFonts w:ascii="Arial" w:hAnsi="Arial" w:cs="Arial"/>
                <w:color w:val="000000" w:themeColor="text1"/>
                <w:szCs w:val="22"/>
              </w:rPr>
            </w:pPr>
            <w:ins w:id="393" w:author="Alison Lenain" w:date="2024-02-05T17:16:00Z">
              <w:r w:rsidRPr="007E0F23">
                <w:rPr>
                  <w:rFonts w:ascii="Arial" w:hAnsi="Arial" w:cs="Arial"/>
                  <w:color w:val="000000" w:themeColor="text1"/>
                  <w:sz w:val="24"/>
                  <w:szCs w:val="22"/>
                </w:rPr>
                <w:t xml:space="preserve">Exemples : </w:t>
              </w:r>
            </w:ins>
            <w:ins w:id="394" w:author="Alison Lenain" w:date="2024-02-05T17:20:00Z">
              <w:r w:rsidR="00755D93">
                <w:rPr>
                  <w:rFonts w:ascii="Arial" w:hAnsi="Arial" w:cs="Arial"/>
                  <w:color w:val="000000" w:themeColor="text1"/>
                  <w:sz w:val="24"/>
                  <w:szCs w:val="22"/>
                </w:rPr>
                <w:t>Champ d’application</w:t>
              </w:r>
            </w:ins>
          </w:p>
        </w:tc>
        <w:tc>
          <w:tcPr>
            <w:tcW w:w="1465" w:type="dxa"/>
          </w:tcPr>
          <w:p w:rsidR="00DB7BD3" w:rsidRPr="007E0F23" w:rsidRDefault="00DB7BD3">
            <w:pPr>
              <w:pStyle w:val="Corpsdetexte"/>
              <w:rPr>
                <w:ins w:id="395" w:author="Alison Lenain" w:date="2024-02-05T17:15:00Z"/>
                <w:rFonts w:ascii="Arial" w:hAnsi="Arial" w:cs="Arial"/>
                <w:color w:val="000000" w:themeColor="text1"/>
                <w:szCs w:val="22"/>
              </w:rPr>
            </w:pPr>
            <w:proofErr w:type="spellStart"/>
            <w:ins w:id="396" w:author="Alison Lenain" w:date="2024-02-05T17:16:00Z">
              <w:r w:rsidRPr="007E0F23">
                <w:rPr>
                  <w:rFonts w:ascii="Arial" w:hAnsi="Arial" w:cs="Arial"/>
                  <w:color w:val="000000" w:themeColor="text1"/>
                  <w:szCs w:val="22"/>
                </w:rPr>
                <w:t>CharacterString</w:t>
              </w:r>
            </w:ins>
            <w:proofErr w:type="spellEnd"/>
          </w:p>
        </w:tc>
        <w:tc>
          <w:tcPr>
            <w:tcW w:w="2185" w:type="dxa"/>
          </w:tcPr>
          <w:p w:rsidR="00DB7BD3" w:rsidRPr="007E0F23" w:rsidRDefault="00755D93">
            <w:pPr>
              <w:pStyle w:val="Corpsdetexte"/>
              <w:rPr>
                <w:ins w:id="397" w:author="Alison Lenain" w:date="2024-02-05T17:15:00Z"/>
                <w:rFonts w:ascii="Arial" w:hAnsi="Arial" w:cs="Arial"/>
                <w:color w:val="000000" w:themeColor="text1"/>
                <w:szCs w:val="22"/>
              </w:rPr>
            </w:pPr>
            <w:ins w:id="398" w:author="Alison Lenain" w:date="2024-02-05T17:17:00Z">
              <w:r>
                <w:rPr>
                  <w:rFonts w:ascii="Arial" w:hAnsi="Arial" w:cs="Arial"/>
                  <w:color w:val="000000" w:themeColor="text1"/>
                  <w:szCs w:val="22"/>
                </w:rPr>
                <w:t>Obligatoire (Valeur vide interdite, valeur multiples autorisées: 1-*)</w:t>
              </w:r>
            </w:ins>
          </w:p>
        </w:tc>
      </w:tr>
      <w:tr w:rsidR="00DB7BD3" w:rsidRPr="007E0F23" w:rsidTr="00755D93">
        <w:trPr>
          <w:ins w:id="399" w:author="Alison Lenain" w:date="2024-02-05T17:15:00Z"/>
        </w:trPr>
        <w:tc>
          <w:tcPr>
            <w:tcW w:w="1333" w:type="dxa"/>
          </w:tcPr>
          <w:p w:rsidR="00DB7BD3" w:rsidRPr="007E0F23" w:rsidRDefault="00DB7BD3">
            <w:pPr>
              <w:pStyle w:val="Corpsdetexte"/>
              <w:rPr>
                <w:ins w:id="400" w:author="Alison Lenain" w:date="2024-02-05T17:15:00Z"/>
                <w:rFonts w:ascii="Arial" w:hAnsi="Arial" w:cs="Arial"/>
                <w:color w:val="000000" w:themeColor="text1"/>
                <w:szCs w:val="22"/>
              </w:rPr>
            </w:pPr>
            <w:ins w:id="401" w:author="Alison Lenain" w:date="2024-02-05T17:16:00Z">
              <w:r w:rsidRPr="007E0F23">
                <w:rPr>
                  <w:rFonts w:ascii="Arial" w:hAnsi="Arial" w:cs="Arial"/>
                  <w:color w:val="000000" w:themeColor="text1"/>
                  <w:szCs w:val="22"/>
                </w:rPr>
                <w:t>‍commentaire</w:t>
              </w:r>
            </w:ins>
          </w:p>
        </w:tc>
        <w:tc>
          <w:tcPr>
            <w:tcW w:w="2461" w:type="dxa"/>
          </w:tcPr>
          <w:p w:rsidR="00DB7BD3" w:rsidRPr="007E0F23" w:rsidRDefault="00DB7BD3" w:rsidP="00755D93">
            <w:pPr>
              <w:pStyle w:val="Corpsdetexte"/>
              <w:rPr>
                <w:ins w:id="402" w:author="Alison Lenain" w:date="2024-02-05T17:15:00Z"/>
                <w:rFonts w:ascii="Arial" w:hAnsi="Arial" w:cs="Arial"/>
                <w:color w:val="000000" w:themeColor="text1"/>
                <w:szCs w:val="22"/>
              </w:rPr>
            </w:pPr>
            <w:ins w:id="403" w:author="Alison Lenain" w:date="2024-02-05T17:16: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w:t>
              </w:r>
            </w:ins>
            <w:ins w:id="404" w:author="Alison Lenain" w:date="2024-02-05T17:21:00Z">
              <w:r w:rsidR="00755D93">
                <w:rPr>
                  <w:rFonts w:ascii="Arial" w:hAnsi="Arial" w:cs="Arial"/>
                  <w:color w:val="000000" w:themeColor="text1"/>
                </w:rPr>
                <w:t xml:space="preserve">prises en compte dans la classe </w:t>
              </w:r>
              <w:commentRangeStart w:id="405"/>
              <w:proofErr w:type="spellStart"/>
              <w:r w:rsidR="00755D93">
                <w:rPr>
                  <w:rFonts w:ascii="Arial" w:hAnsi="Arial" w:cs="Arial"/>
                  <w:color w:val="000000" w:themeColor="text1"/>
                </w:rPr>
                <w:t>champApplication</w:t>
              </w:r>
            </w:ins>
            <w:commentRangeEnd w:id="405"/>
            <w:proofErr w:type="spellEnd"/>
            <w:ins w:id="406" w:author="Alison Lenain" w:date="2024-02-05T17:25:00Z">
              <w:r w:rsidR="00D75937">
                <w:rPr>
                  <w:rStyle w:val="Marquedecommentaire"/>
                  <w:rFonts w:ascii="Times New Roman" w:hAnsi="Times New Roman"/>
                </w:rPr>
                <w:commentReference w:id="405"/>
              </w:r>
            </w:ins>
          </w:p>
        </w:tc>
        <w:tc>
          <w:tcPr>
            <w:tcW w:w="2410" w:type="dxa"/>
          </w:tcPr>
          <w:p w:rsidR="00DB7BD3" w:rsidRPr="007E0F23" w:rsidRDefault="00DB7BD3">
            <w:pPr>
              <w:pStyle w:val="Corpsdetexte"/>
              <w:rPr>
                <w:ins w:id="407" w:author="Alison Lenain" w:date="2024-02-05T17:15:00Z"/>
                <w:rFonts w:ascii="Arial" w:hAnsi="Arial" w:cs="Arial"/>
                <w:color w:val="000000" w:themeColor="text1"/>
                <w:szCs w:val="22"/>
              </w:rPr>
            </w:pPr>
          </w:p>
        </w:tc>
        <w:tc>
          <w:tcPr>
            <w:tcW w:w="1465" w:type="dxa"/>
          </w:tcPr>
          <w:p w:rsidR="00DB7BD3" w:rsidRPr="007E0F23" w:rsidRDefault="00DB7BD3">
            <w:pPr>
              <w:pStyle w:val="Corpsdetexte"/>
              <w:rPr>
                <w:ins w:id="408" w:author="Alison Lenain" w:date="2024-02-05T17:15:00Z"/>
                <w:rFonts w:ascii="Arial" w:hAnsi="Arial" w:cs="Arial"/>
                <w:color w:val="000000" w:themeColor="text1"/>
                <w:szCs w:val="22"/>
              </w:rPr>
            </w:pPr>
            <w:proofErr w:type="spellStart"/>
            <w:ins w:id="409" w:author="Alison Lenain" w:date="2024-02-05T17:16:00Z">
              <w:r w:rsidRPr="007E0F23">
                <w:rPr>
                  <w:rFonts w:ascii="Arial" w:hAnsi="Arial" w:cs="Arial"/>
                  <w:color w:val="000000" w:themeColor="text1"/>
                  <w:szCs w:val="22"/>
                </w:rPr>
                <w:t>CharacterString</w:t>
              </w:r>
            </w:ins>
            <w:proofErr w:type="spellEnd"/>
          </w:p>
        </w:tc>
        <w:tc>
          <w:tcPr>
            <w:tcW w:w="2185" w:type="dxa"/>
          </w:tcPr>
          <w:p w:rsidR="00DB7BD3" w:rsidRPr="007E0F23" w:rsidRDefault="00DB7BD3">
            <w:pPr>
              <w:pStyle w:val="Corpsdetexte"/>
              <w:rPr>
                <w:ins w:id="410" w:author="Alison Lenain" w:date="2024-02-05T17:15:00Z"/>
                <w:rFonts w:ascii="Arial" w:hAnsi="Arial" w:cs="Arial"/>
                <w:color w:val="000000" w:themeColor="text1"/>
                <w:szCs w:val="22"/>
              </w:rPr>
            </w:pPr>
            <w:ins w:id="411" w:author="Alison Lenain" w:date="2024-02-05T17:16: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w:t>
              </w:r>
              <w:proofErr w:type="spellStart"/>
              <w:r>
                <w:rPr>
                  <w:rFonts w:ascii="Arial" w:hAnsi="Arial" w:cs="Arial"/>
                  <w:color w:val="000000" w:themeColor="text1"/>
                  <w:szCs w:val="22"/>
                </w:rPr>
                <w:t>mutliples</w:t>
              </w:r>
              <w:proofErr w:type="spellEnd"/>
              <w:r>
                <w:rPr>
                  <w:rFonts w:ascii="Arial" w:hAnsi="Arial" w:cs="Arial"/>
                  <w:color w:val="000000" w:themeColor="text1"/>
                  <w:szCs w:val="22"/>
                </w:rPr>
                <w:t xml:space="preserve"> </w:t>
              </w:r>
              <w:proofErr w:type="spellStart"/>
              <w:r>
                <w:rPr>
                  <w:rFonts w:ascii="Arial" w:hAnsi="Arial" w:cs="Arial"/>
                  <w:color w:val="000000" w:themeColor="text1"/>
                  <w:szCs w:val="22"/>
                </w:rPr>
                <w:t>églament</w:t>
              </w:r>
              <w:proofErr w:type="spellEnd"/>
              <w:r>
                <w:rPr>
                  <w:rFonts w:ascii="Arial" w:hAnsi="Arial" w:cs="Arial"/>
                  <w:color w:val="000000" w:themeColor="text1"/>
                  <w:szCs w:val="22"/>
                </w:rPr>
                <w:t> : 0-*)</w:t>
              </w:r>
            </w:ins>
          </w:p>
        </w:tc>
      </w:tr>
      <w:tr w:rsidR="00DB7BD3" w:rsidRPr="007E0F23" w:rsidTr="00755D93">
        <w:tc>
          <w:tcPr>
            <w:tcW w:w="1333" w:type="dxa"/>
          </w:tcPr>
          <w:p w:rsidR="00DB7BD3" w:rsidRPr="007E0F23" w:rsidRDefault="00DB7BD3">
            <w:pPr>
              <w:pStyle w:val="Corpsdetexte"/>
              <w:rPr>
                <w:rFonts w:ascii="Arial" w:hAnsi="Arial" w:cs="Arial"/>
                <w:color w:val="000000" w:themeColor="text1"/>
                <w:szCs w:val="22"/>
              </w:rPr>
            </w:pPr>
            <w:r w:rsidRPr="007E0F23">
              <w:rPr>
                <w:rFonts w:ascii="Arial" w:hAnsi="Arial" w:cs="Arial"/>
                <w:color w:val="000000" w:themeColor="text1"/>
                <w:szCs w:val="22"/>
              </w:rPr>
              <w:t>Reference</w:t>
            </w:r>
          </w:p>
        </w:tc>
        <w:tc>
          <w:tcPr>
            <w:tcW w:w="2461" w:type="dxa"/>
          </w:tcPr>
          <w:p w:rsidR="00DB7BD3" w:rsidRPr="007E0F23" w:rsidRDefault="00DB7BD3">
            <w:pPr>
              <w:pStyle w:val="Corpsdetexte"/>
              <w:rPr>
                <w:rFonts w:ascii="Arial" w:hAnsi="Arial" w:cs="Arial"/>
                <w:color w:val="000000" w:themeColor="text1"/>
                <w:szCs w:val="22"/>
              </w:rPr>
            </w:pPr>
            <w:r w:rsidRPr="007E0F23">
              <w:rPr>
                <w:rFonts w:ascii="Arial" w:hAnsi="Arial" w:cs="Arial"/>
                <w:color w:val="000000" w:themeColor="text1"/>
                <w:szCs w:val="22"/>
              </w:rPr>
              <w:t>Caractérise la référence utilisée pour déterminer l’alignement</w:t>
            </w:r>
          </w:p>
        </w:tc>
        <w:tc>
          <w:tcPr>
            <w:tcW w:w="2410" w:type="dxa"/>
          </w:tcPr>
          <w:p w:rsidR="00DB7BD3" w:rsidRPr="007E0F23" w:rsidRDefault="00755D93">
            <w:pPr>
              <w:pStyle w:val="Corpsdetexte"/>
              <w:rPr>
                <w:rFonts w:ascii="Arial" w:hAnsi="Arial" w:cs="Arial"/>
                <w:color w:val="000000" w:themeColor="text1"/>
                <w:szCs w:val="22"/>
              </w:rPr>
            </w:pPr>
            <w:ins w:id="412" w:author="Alison Lenain" w:date="2024-02-05T17:23:00Z">
              <w:r w:rsidRPr="007E0F23">
                <w:rPr>
                  <w:rFonts w:ascii="Arial" w:hAnsi="Arial" w:cs="Arial"/>
                  <w:color w:val="000000" w:themeColor="text1"/>
                  <w:sz w:val="24"/>
                  <w:szCs w:val="22"/>
                </w:rPr>
                <w:t xml:space="preserve"> Fond, limite latérale, emprise publique, bâtiment,  attenant, pignon attenant, voie, intersection terrain et voie, </w:t>
              </w:r>
              <w:commentRangeStart w:id="413"/>
              <w:r w:rsidRPr="007E0F23">
                <w:rPr>
                  <w:rFonts w:ascii="Arial" w:hAnsi="Arial" w:cs="Arial"/>
                  <w:color w:val="000000" w:themeColor="text1"/>
                  <w:sz w:val="24"/>
                  <w:szCs w:val="22"/>
                </w:rPr>
                <w:t>intersection terrain et PG </w:t>
              </w:r>
            </w:ins>
            <w:commentRangeEnd w:id="413"/>
            <w:ins w:id="414" w:author="Alison Lenain" w:date="2024-02-05T17:24:00Z">
              <w:r>
                <w:rPr>
                  <w:rStyle w:val="Marquedecommentaire"/>
                  <w:rFonts w:ascii="Times New Roman" w:hAnsi="Times New Roman"/>
                </w:rPr>
                <w:commentReference w:id="413"/>
              </w:r>
            </w:ins>
            <w:ins w:id="415" w:author="Alison Lenain" w:date="2024-02-05T17:23:00Z">
              <w:r w:rsidRPr="007E0F23">
                <w:rPr>
                  <w:rFonts w:ascii="Arial" w:hAnsi="Arial" w:cs="Arial"/>
                  <w:color w:val="000000" w:themeColor="text1"/>
                  <w:sz w:val="24"/>
                  <w:szCs w:val="22"/>
                </w:rPr>
                <w:t>»</w:t>
              </w:r>
            </w:ins>
            <w:del w:id="416" w:author="Alison Lenain" w:date="2024-02-05T17:23:00Z">
              <w:r w:rsidR="00DB7BD3" w:rsidRPr="007E0F23" w:rsidDel="00755D93">
                <w:rPr>
                  <w:rFonts w:ascii="Arial" w:hAnsi="Arial" w:cs="Arial"/>
                  <w:color w:val="000000" w:themeColor="text1"/>
                  <w:szCs w:val="22"/>
                </w:rPr>
                <w:delText>1-</w:delText>
              </w:r>
              <w:r w:rsidDel="00755D93">
                <w:rPr>
                  <w:rFonts w:ascii="Arial" w:hAnsi="Arial" w:cs="Arial"/>
                  <w:color w:val="000000" w:themeColor="text1"/>
                  <w:szCs w:val="22"/>
                </w:rPr>
                <w:delText>*</w:delText>
              </w:r>
            </w:del>
          </w:p>
        </w:tc>
        <w:tc>
          <w:tcPr>
            <w:tcW w:w="1465" w:type="dxa"/>
          </w:tcPr>
          <w:p w:rsidR="00DB7BD3" w:rsidRPr="007E0F23" w:rsidRDefault="00DB7BD3">
            <w:pPr>
              <w:pStyle w:val="Corpsdetexte"/>
              <w:rPr>
                <w:rFonts w:ascii="Arial" w:hAnsi="Arial" w:cs="Arial"/>
                <w:color w:val="000000" w:themeColor="text1"/>
                <w:szCs w:val="22"/>
              </w:rPr>
            </w:pPr>
            <w:r w:rsidRPr="007E0F23">
              <w:rPr>
                <w:rFonts w:ascii="Arial" w:hAnsi="Arial" w:cs="Arial"/>
                <w:color w:val="000000" w:themeColor="text1"/>
                <w:szCs w:val="22"/>
              </w:rPr>
              <w:t>Choisir l’une des valeurs de l’énumération « </w:t>
            </w:r>
            <w:proofErr w:type="spellStart"/>
            <w:r w:rsidRPr="007E0F23">
              <w:rPr>
                <w:rFonts w:ascii="Arial" w:hAnsi="Arial" w:cs="Arial"/>
                <w:color w:val="000000" w:themeColor="text1"/>
                <w:szCs w:val="22"/>
              </w:rPr>
              <w:t>TypeReference</w:t>
            </w:r>
            <w:proofErr w:type="spellEnd"/>
            <w:r w:rsidRPr="007E0F23">
              <w:rPr>
                <w:rFonts w:ascii="Arial" w:hAnsi="Arial" w:cs="Arial"/>
                <w:color w:val="000000" w:themeColor="text1"/>
                <w:szCs w:val="22"/>
              </w:rPr>
              <w:t> »</w:t>
            </w:r>
          </w:p>
        </w:tc>
        <w:tc>
          <w:tcPr>
            <w:tcW w:w="2185" w:type="dxa"/>
          </w:tcPr>
          <w:p w:rsidR="00DB7BD3" w:rsidRPr="007E0F23" w:rsidRDefault="00755D93">
            <w:pPr>
              <w:pStyle w:val="Contenudetableau"/>
              <w:rPr>
                <w:rFonts w:ascii="Arial" w:hAnsi="Arial" w:cs="Arial"/>
                <w:color w:val="000000" w:themeColor="text1"/>
                <w:szCs w:val="22"/>
              </w:rPr>
            </w:pPr>
            <w:ins w:id="417" w:author="Alison Lenain" w:date="2024-02-05T17:23:00Z">
              <w:r>
                <w:rPr>
                  <w:rFonts w:ascii="Arial" w:hAnsi="Arial" w:cs="Arial"/>
                  <w:color w:val="000000" w:themeColor="text1"/>
                  <w:szCs w:val="22"/>
                </w:rPr>
                <w:t>Obligatoire (Valeur vide interdite, valeur multiples autorisées: 1-*)</w:t>
              </w:r>
            </w:ins>
            <w:del w:id="418" w:author="Alison Lenain" w:date="2024-02-05T17:23:00Z">
              <w:r w:rsidR="00DB7BD3" w:rsidRPr="007E0F23" w:rsidDel="00755D93">
                <w:rPr>
                  <w:rFonts w:ascii="Arial" w:hAnsi="Arial" w:cs="Arial"/>
                  <w:color w:val="000000" w:themeColor="text1"/>
                  <w:sz w:val="24"/>
                  <w:szCs w:val="22"/>
                </w:rPr>
                <w:delText xml:space="preserve">Les valeurs de l’énumérations TypeReference sont « Fond, limite latérale, emprise </w:delText>
              </w:r>
              <w:r w:rsidR="00DB7BD3" w:rsidRPr="007E0F23" w:rsidDel="00755D93">
                <w:rPr>
                  <w:rFonts w:ascii="Arial" w:hAnsi="Arial" w:cs="Arial"/>
                  <w:color w:val="000000" w:themeColor="text1"/>
                  <w:sz w:val="24"/>
                  <w:szCs w:val="22"/>
                </w:rPr>
                <w:lastRenderedPageBreak/>
                <w:delText>publique, bâtiment,  attenant, pignon attenant, voie, intersection terrain et voie, intersection terrain et PG »</w:delText>
              </w:r>
            </w:del>
          </w:p>
          <w:p w:rsidR="00DB7BD3" w:rsidRPr="007E0F23" w:rsidRDefault="00DB7BD3">
            <w:pPr>
              <w:pStyle w:val="Corpsdetexte"/>
              <w:rPr>
                <w:rFonts w:ascii="Arial" w:hAnsi="Arial" w:cs="Arial"/>
                <w:color w:val="000000" w:themeColor="text1"/>
                <w:szCs w:val="22"/>
              </w:rPr>
            </w:pPr>
          </w:p>
        </w:tc>
      </w:tr>
      <w:tr w:rsidR="00FB1BA5" w:rsidRPr="007E0F23" w:rsidTr="00755D93">
        <w:tc>
          <w:tcPr>
            <w:tcW w:w="1333" w:type="dxa"/>
          </w:tcPr>
          <w:p w:rsidR="00FB1BA5" w:rsidRPr="007E0F23" w:rsidRDefault="00FB1BA5">
            <w:pPr>
              <w:pStyle w:val="Corpsdetexte"/>
              <w:rPr>
                <w:rFonts w:ascii="Arial" w:hAnsi="Arial" w:cs="Arial"/>
                <w:color w:val="000000" w:themeColor="text1"/>
                <w:szCs w:val="22"/>
              </w:rPr>
            </w:pPr>
            <w:r w:rsidRPr="007E0F23">
              <w:rPr>
                <w:rFonts w:ascii="Arial" w:hAnsi="Arial" w:cs="Arial"/>
                <w:color w:val="000000" w:themeColor="text1"/>
                <w:szCs w:val="22"/>
              </w:rPr>
              <w:lastRenderedPageBreak/>
              <w:t>profondeur</w:t>
            </w:r>
          </w:p>
        </w:tc>
        <w:tc>
          <w:tcPr>
            <w:tcW w:w="2461" w:type="dxa"/>
          </w:tcPr>
          <w:p w:rsidR="00FB1BA5" w:rsidRPr="007E0F23" w:rsidRDefault="00FB1BA5" w:rsidP="008354E5">
            <w:pPr>
              <w:pStyle w:val="Corpsdetexte"/>
              <w:rPr>
                <w:rFonts w:ascii="Arial" w:hAnsi="Arial" w:cs="Arial"/>
                <w:color w:val="000000" w:themeColor="text1"/>
                <w:szCs w:val="22"/>
              </w:rPr>
            </w:pPr>
            <w:r w:rsidRPr="007E0F23">
              <w:rPr>
                <w:rFonts w:ascii="Arial" w:hAnsi="Arial" w:cs="Arial"/>
                <w:color w:val="000000" w:themeColor="text1"/>
                <w:szCs w:val="22"/>
              </w:rPr>
              <w:t>Détermine la profondeur par rapport à la référence des bordures donnant sur la voirie.</w:t>
            </w:r>
          </w:p>
        </w:tc>
        <w:tc>
          <w:tcPr>
            <w:tcW w:w="2410" w:type="dxa"/>
          </w:tcPr>
          <w:p w:rsidR="00FB1BA5" w:rsidRPr="007E0F23" w:rsidRDefault="00FB1BA5" w:rsidP="00FB1BA5">
            <w:pPr>
              <w:pStyle w:val="Corpsdetexte"/>
              <w:rPr>
                <w:rFonts w:ascii="Arial" w:hAnsi="Arial" w:cs="Arial"/>
                <w:color w:val="000000" w:themeColor="text1"/>
                <w:szCs w:val="22"/>
              </w:rPr>
            </w:pPr>
            <w:del w:id="419" w:author="Alison Lenain" w:date="2024-02-05T17:27:00Z">
              <w:r w:rsidRPr="007E0F23" w:rsidDel="00752E9C">
                <w:rPr>
                  <w:rFonts w:ascii="Arial" w:hAnsi="Arial" w:cs="Arial"/>
                  <w:color w:val="000000" w:themeColor="text1"/>
                  <w:szCs w:val="22"/>
                </w:rPr>
                <w:delText>0</w:delText>
              </w:r>
              <w:r w:rsidRPr="007E0F23" w:rsidDel="00FB1BA5">
                <w:rPr>
                  <w:rFonts w:ascii="Arial" w:hAnsi="Arial" w:cs="Arial"/>
                  <w:color w:val="000000" w:themeColor="text1"/>
                  <w:szCs w:val="22"/>
                </w:rPr>
                <w:delText>-*</w:delText>
              </w:r>
            </w:del>
            <w:ins w:id="420" w:author="Alison Lenain" w:date="2024-02-05T17:27:00Z">
              <w:r>
                <w:rPr>
                  <w:rFonts w:ascii="Arial" w:hAnsi="Arial" w:cs="Arial"/>
                  <w:color w:val="000000" w:themeColor="text1"/>
                  <w:szCs w:val="22"/>
                </w:rPr>
                <w:t>12 mètres</w:t>
              </w:r>
            </w:ins>
          </w:p>
        </w:tc>
        <w:tc>
          <w:tcPr>
            <w:tcW w:w="1465" w:type="dxa"/>
          </w:tcPr>
          <w:p w:rsidR="00FB1BA5" w:rsidRPr="007E0F23" w:rsidRDefault="00FB1BA5">
            <w:pPr>
              <w:pStyle w:val="Corpsdetexte"/>
              <w:rPr>
                <w:rFonts w:ascii="Arial" w:hAnsi="Arial" w:cs="Arial"/>
                <w:color w:val="000000" w:themeColor="text1"/>
                <w:szCs w:val="22"/>
              </w:rPr>
            </w:pPr>
            <w:r w:rsidRPr="007E0F23">
              <w:rPr>
                <w:rFonts w:ascii="Arial" w:hAnsi="Arial" w:cs="Arial"/>
                <w:color w:val="000000" w:themeColor="text1"/>
                <w:szCs w:val="22"/>
              </w:rPr>
              <w:t>Real</w:t>
            </w:r>
            <w:ins w:id="421" w:author="Alison Lenain" w:date="2024-02-05T17:27:00Z">
              <w:r>
                <w:rPr>
                  <w:rFonts w:ascii="Arial" w:hAnsi="Arial" w:cs="Arial"/>
                  <w:color w:val="000000" w:themeColor="text1"/>
                  <w:szCs w:val="22"/>
                </w:rPr>
                <w:t xml:space="preserve"> : </w:t>
              </w:r>
              <w:r w:rsidRPr="007E0F23">
                <w:rPr>
                  <w:rFonts w:ascii="Arial" w:hAnsi="Arial" w:cs="Arial"/>
                  <w:color w:val="000000" w:themeColor="text1"/>
                  <w:sz w:val="24"/>
                  <w:szCs w:val="22"/>
                </w:rPr>
                <w:t>Les types réels (ou types à virgule flottante) représentent les valeurs ayant une partie fractionnelle.</w:t>
              </w:r>
            </w:ins>
          </w:p>
        </w:tc>
        <w:tc>
          <w:tcPr>
            <w:tcW w:w="2185" w:type="dxa"/>
          </w:tcPr>
          <w:p w:rsidR="00FB1BA5" w:rsidRPr="007E0F23" w:rsidRDefault="00FB1BA5">
            <w:pPr>
              <w:pStyle w:val="Contenudetableau"/>
              <w:jc w:val="both"/>
              <w:rPr>
                <w:rFonts w:ascii="Arial" w:hAnsi="Arial" w:cs="Arial"/>
                <w:color w:val="000000" w:themeColor="text1"/>
                <w:szCs w:val="22"/>
              </w:rPr>
            </w:pPr>
            <w:ins w:id="422" w:author="Alison Lenain" w:date="2024-02-05T17:27: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w:t>
              </w:r>
              <w:proofErr w:type="spellStart"/>
              <w:r>
                <w:rPr>
                  <w:rFonts w:ascii="Arial" w:hAnsi="Arial" w:cs="Arial"/>
                  <w:color w:val="000000" w:themeColor="text1"/>
                  <w:szCs w:val="22"/>
                </w:rPr>
                <w:t>mutliples</w:t>
              </w:r>
              <w:proofErr w:type="spellEnd"/>
              <w:r>
                <w:rPr>
                  <w:rFonts w:ascii="Arial" w:hAnsi="Arial" w:cs="Arial"/>
                  <w:color w:val="000000" w:themeColor="text1"/>
                  <w:szCs w:val="22"/>
                </w:rPr>
                <w:t xml:space="preserve"> </w:t>
              </w:r>
              <w:proofErr w:type="spellStart"/>
              <w:r>
                <w:rPr>
                  <w:rFonts w:ascii="Arial" w:hAnsi="Arial" w:cs="Arial"/>
                  <w:color w:val="000000" w:themeColor="text1"/>
                  <w:szCs w:val="22"/>
                </w:rPr>
                <w:t>églament</w:t>
              </w:r>
              <w:proofErr w:type="spellEnd"/>
              <w:r>
                <w:rPr>
                  <w:rFonts w:ascii="Arial" w:hAnsi="Arial" w:cs="Arial"/>
                  <w:color w:val="000000" w:themeColor="text1"/>
                  <w:szCs w:val="22"/>
                </w:rPr>
                <w:t> : 0-*)</w:t>
              </w:r>
            </w:ins>
            <w:del w:id="423" w:author="Alison Lenain" w:date="2024-02-05T17:27:00Z">
              <w:r w:rsidRPr="007E0F23" w:rsidDel="00AA4343">
                <w:rPr>
                  <w:rFonts w:ascii="Arial" w:hAnsi="Arial" w:cs="Arial"/>
                  <w:color w:val="000000" w:themeColor="text1"/>
                  <w:sz w:val="24"/>
                  <w:szCs w:val="22"/>
                </w:rPr>
                <w:delText>Les types réels (ou types à virgule flottante) représentent les valeurs ayant une partie fractionnelle.</w:delText>
              </w:r>
            </w:del>
          </w:p>
        </w:tc>
      </w:tr>
    </w:tbl>
    <w:p w:rsidR="00294020" w:rsidRPr="007E0F23" w:rsidRDefault="00294020">
      <w:pPr>
        <w:spacing w:line="276" w:lineRule="auto"/>
        <w:rPr>
          <w:rFonts w:ascii="Arial" w:hAnsi="Arial" w:cs="Arial"/>
          <w:color w:val="000000" w:themeColor="text1"/>
        </w:rPr>
      </w:pPr>
    </w:p>
    <w:p w:rsidR="00294020" w:rsidRPr="007E0F23" w:rsidRDefault="00EA095A">
      <w:pPr>
        <w:rPr>
          <w:rFonts w:ascii="Arial" w:hAnsi="Arial" w:cs="Arial"/>
          <w:color w:val="000000" w:themeColor="text1"/>
        </w:rPr>
      </w:pPr>
      <w:r w:rsidRPr="007E0F23">
        <w:rPr>
          <w:rFonts w:ascii="Arial" w:hAnsi="Arial" w:cs="Arial"/>
          <w:color w:val="000000" w:themeColor="text1"/>
        </w:rPr>
        <w:t xml:space="preserve">&lt; </w:t>
      </w:r>
      <w:del w:id="424" w:author="Alison Lenain" w:date="2024-02-05T17:25:00Z">
        <w:r w:rsidRPr="007E0F23" w:rsidDel="00FB1BA5">
          <w:rPr>
            <w:rFonts w:ascii="Arial" w:hAnsi="Arial" w:cs="Arial"/>
            <w:color w:val="000000" w:themeColor="text1"/>
          </w:rPr>
          <w:delText>Donner un exemple</w:delText>
        </w:r>
      </w:del>
      <w:ins w:id="425" w:author="Alison Lenain" w:date="2024-02-05T17:25:00Z">
        <w:r w:rsidR="00FB1BA5">
          <w:rPr>
            <w:rFonts w:ascii="Arial" w:hAnsi="Arial" w:cs="Arial"/>
            <w:color w:val="000000" w:themeColor="text1"/>
          </w:rPr>
          <w:t xml:space="preserve">Se référencer aux </w:t>
        </w:r>
        <w:proofErr w:type="spellStart"/>
        <w:r w:rsidR="00FB1BA5">
          <w:rPr>
            <w:rFonts w:ascii="Arial" w:hAnsi="Arial" w:cs="Arial"/>
            <w:color w:val="000000" w:themeColor="text1"/>
          </w:rPr>
          <w:t>emples</w:t>
        </w:r>
        <w:proofErr w:type="spellEnd"/>
        <w:r w:rsidR="00FB1BA5">
          <w:rPr>
            <w:rFonts w:ascii="Arial" w:hAnsi="Arial" w:cs="Arial"/>
            <w:color w:val="000000" w:themeColor="text1"/>
          </w:rPr>
          <w:t xml:space="preserve"> mis à disposition dans l</w:t>
        </w:r>
      </w:ins>
      <w:ins w:id="426" w:author="Alison Lenain" w:date="2024-02-05T17:26:00Z">
        <w:r w:rsidR="00FB1BA5">
          <w:rPr>
            <w:rFonts w:ascii="Arial" w:hAnsi="Arial" w:cs="Arial"/>
            <w:color w:val="000000" w:themeColor="text1"/>
          </w:rPr>
          <w:t>’annexe 6.2 « Exemples d’instanciation »</w:t>
        </w:r>
      </w:ins>
      <w:r w:rsidRPr="007E0F23">
        <w:rPr>
          <w:rFonts w:ascii="Arial" w:hAnsi="Arial" w:cs="Arial"/>
          <w:color w:val="000000" w:themeColor="text1"/>
        </w:rPr>
        <w:t xml:space="preserve"> &gt;</w:t>
      </w:r>
    </w:p>
    <w:p w:rsidR="00294020" w:rsidRPr="007E0F23" w:rsidRDefault="00294020">
      <w:pPr>
        <w:pStyle w:val="Titre3mod"/>
        <w:rPr>
          <w:rFonts w:ascii="Arial" w:hAnsi="Arial" w:cs="Arial"/>
          <w:color w:val="000000" w:themeColor="text1"/>
          <w:sz w:val="22"/>
        </w:rPr>
      </w:pPr>
    </w:p>
    <w:p w:rsidR="00294020" w:rsidRPr="007E0F23" w:rsidRDefault="00294020">
      <w:pPr>
        <w:pStyle w:val="Paragraphedeliste"/>
        <w:numPr>
          <w:ilvl w:val="0"/>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0"/>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0"/>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0"/>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1"/>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1"/>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1"/>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2"/>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2"/>
          <w:numId w:val="8"/>
        </w:numPr>
        <w:spacing w:after="120"/>
        <w:contextualSpacing w:val="0"/>
        <w:rPr>
          <w:rStyle w:val="Titre4Car"/>
          <w:rFonts w:ascii="Arial" w:hAnsi="Arial" w:cs="Arial"/>
          <w:vanish/>
          <w:color w:val="000000" w:themeColor="text1"/>
        </w:rPr>
      </w:pPr>
    </w:p>
    <w:p w:rsidR="00294020" w:rsidRPr="007E0F23" w:rsidRDefault="00294020">
      <w:pPr>
        <w:pStyle w:val="Paragraphedeliste"/>
        <w:numPr>
          <w:ilvl w:val="2"/>
          <w:numId w:val="8"/>
        </w:numPr>
        <w:spacing w:after="120"/>
        <w:contextualSpacing w:val="0"/>
        <w:rPr>
          <w:rStyle w:val="Titre4Car"/>
          <w:rFonts w:ascii="Arial" w:hAnsi="Arial" w:cs="Arial"/>
          <w:vanish/>
          <w:color w:val="000000" w:themeColor="text1"/>
        </w:rPr>
      </w:pPr>
    </w:p>
    <w:p w:rsidR="00294020" w:rsidRPr="007E0F23" w:rsidRDefault="00EA095A">
      <w:pPr>
        <w:pStyle w:val="Titre3"/>
        <w:numPr>
          <w:ilvl w:val="2"/>
          <w:numId w:val="8"/>
        </w:numPr>
        <w:rPr>
          <w:rStyle w:val="Titre4Car"/>
          <w:rFonts w:ascii="Arial" w:hAnsi="Arial" w:cs="Arial"/>
          <w:b/>
          <w:i w:val="0"/>
          <w:color w:val="000000" w:themeColor="text1"/>
        </w:rPr>
      </w:pPr>
      <w:bookmarkStart w:id="427" w:name="_Toc158389280"/>
      <w:r w:rsidRPr="007E0F23">
        <w:rPr>
          <w:rStyle w:val="Titre4Car"/>
          <w:rFonts w:ascii="Arial" w:hAnsi="Arial" w:cs="Arial"/>
          <w:b/>
          <w:i w:val="0"/>
          <w:color w:val="000000" w:themeColor="text1"/>
        </w:rPr>
        <w:t xml:space="preserve">Classe </w:t>
      </w:r>
      <w:commentRangeStart w:id="428"/>
      <w:proofErr w:type="spellStart"/>
      <w:r w:rsidRPr="007E0F23">
        <w:rPr>
          <w:rStyle w:val="Titre4Car"/>
          <w:rFonts w:ascii="Arial" w:hAnsi="Arial" w:cs="Arial"/>
          <w:b/>
          <w:i w:val="0"/>
          <w:color w:val="000000" w:themeColor="text1"/>
        </w:rPr>
        <w:t>ConditionUnitaireSpécifique</w:t>
      </w:r>
      <w:commentRangeEnd w:id="428"/>
      <w:proofErr w:type="spellEnd"/>
      <w:r w:rsidR="00D25860">
        <w:rPr>
          <w:rStyle w:val="Marquedecommentaire"/>
          <w:rFonts w:ascii="Times New Roman" w:hAnsi="Times New Roman"/>
          <w:b w:val="0"/>
          <w:bCs w:val="0"/>
          <w:color w:val="auto"/>
        </w:rPr>
        <w:commentReference w:id="428"/>
      </w:r>
      <w:bookmarkEnd w:id="427"/>
    </w:p>
    <w:p w:rsidR="00294020" w:rsidRPr="007E0F23" w:rsidRDefault="00294020">
      <w:pPr>
        <w:pStyle w:val="Titre3mod"/>
        <w:rPr>
          <w:rFonts w:ascii="Arial" w:hAnsi="Arial" w:cs="Arial"/>
          <w:color w:val="000000" w:themeColor="text1"/>
        </w:rPr>
      </w:pP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Cette classe indique</w:t>
      </w:r>
      <w:r w:rsidR="008354E5" w:rsidRPr="007E0F23">
        <w:rPr>
          <w:rFonts w:ascii="Arial" w:hAnsi="Arial" w:cs="Arial"/>
          <w:color w:val="000000" w:themeColor="text1"/>
        </w:rPr>
        <w:t xml:space="preserve"> qu'une contrainte spécifique</w:t>
      </w:r>
      <w:r w:rsidRPr="007E0F23">
        <w:rPr>
          <w:rFonts w:ascii="Arial" w:hAnsi="Arial" w:cs="Arial"/>
          <w:color w:val="000000" w:themeColor="text1"/>
        </w:rPr>
        <w:t xml:space="preserve"> s'applique </w:t>
      </w:r>
      <w:r w:rsidR="008354E5" w:rsidRPr="007E0F23">
        <w:rPr>
          <w:rFonts w:ascii="Arial" w:hAnsi="Arial" w:cs="Arial"/>
          <w:color w:val="000000" w:themeColor="text1"/>
        </w:rPr>
        <w:t>sur un</w:t>
      </w:r>
      <w:r w:rsidRPr="007E0F23">
        <w:rPr>
          <w:rFonts w:ascii="Arial" w:hAnsi="Arial" w:cs="Arial"/>
          <w:color w:val="000000" w:themeColor="text1"/>
        </w:rPr>
        <w:t xml:space="preserve"> bâtiment dans une parcelle ou </w:t>
      </w:r>
      <w:r w:rsidR="008354E5" w:rsidRPr="007E0F23">
        <w:rPr>
          <w:rFonts w:ascii="Arial" w:hAnsi="Arial" w:cs="Arial"/>
          <w:color w:val="000000" w:themeColor="text1"/>
        </w:rPr>
        <w:t xml:space="preserve">dans </w:t>
      </w:r>
      <w:r w:rsidRPr="007E0F23">
        <w:rPr>
          <w:rFonts w:ascii="Arial" w:hAnsi="Arial" w:cs="Arial"/>
          <w:color w:val="000000" w:themeColor="text1"/>
        </w:rPr>
        <w:t xml:space="preserve">une surface concernée par une prescription. Cette classe fait le lien avec la classe Prescription du Standard CNIG PLU. </w:t>
      </w:r>
    </w:p>
    <w:p w:rsidR="005D17C3" w:rsidRPr="007E0F23" w:rsidRDefault="005D17C3" w:rsidP="005D17C3">
      <w:pPr>
        <w:pStyle w:val="Titre3mod"/>
        <w:rPr>
          <w:rFonts w:ascii="Arial" w:hAnsi="Arial" w:cs="Arial"/>
          <w:color w:val="000000" w:themeColor="text1"/>
          <w:sz w:val="22"/>
        </w:rPr>
      </w:pPr>
      <w:r w:rsidRPr="007E0F23">
        <w:rPr>
          <w:rFonts w:ascii="Arial" w:hAnsi="Arial" w:cs="Arial"/>
          <w:color w:val="000000" w:themeColor="text1"/>
          <w:sz w:val="22"/>
        </w:rPr>
        <w:t>Cette classe est associée avec la classe ConditionUnitaire</w:t>
      </w:r>
      <w:r w:rsidR="00D47221" w:rsidRPr="007E0F23">
        <w:rPr>
          <w:rFonts w:ascii="Arial" w:hAnsi="Arial" w:cs="Arial"/>
          <w:color w:val="000000" w:themeColor="text1"/>
          <w:sz w:val="22"/>
        </w:rPr>
        <w:t xml:space="preserve"> </w:t>
      </w:r>
      <w:r w:rsidRPr="007E0F23">
        <w:rPr>
          <w:rFonts w:ascii="Arial" w:hAnsi="Arial" w:cs="Arial"/>
          <w:color w:val="000000" w:themeColor="text1"/>
          <w:sz w:val="22"/>
        </w:rPr>
        <w:t xml:space="preserve">avec un lien de généralisation. </w:t>
      </w:r>
      <w:r w:rsidR="00D47221" w:rsidRPr="007E0F23">
        <w:rPr>
          <w:rFonts w:ascii="Arial" w:hAnsi="Arial" w:cs="Arial"/>
          <w:color w:val="000000" w:themeColor="text1"/>
          <w:sz w:val="22"/>
        </w:rPr>
        <w:t>Elle hérite de l’ensemble des attributs de la classe ConditionUnitaire.</w:t>
      </w:r>
    </w:p>
    <w:p w:rsidR="005D17C3" w:rsidRPr="007E0F23" w:rsidRDefault="005D17C3" w:rsidP="005D17C3">
      <w:pPr>
        <w:pStyle w:val="Titre3mod"/>
        <w:rPr>
          <w:rFonts w:ascii="Arial" w:hAnsi="Arial" w:cs="Arial"/>
          <w:color w:val="000000" w:themeColor="text1"/>
          <w:sz w:val="22"/>
        </w:rPr>
      </w:pPr>
      <w:r w:rsidRPr="007E0F23">
        <w:rPr>
          <w:rFonts w:ascii="Arial" w:hAnsi="Arial" w:cs="Arial"/>
          <w:color w:val="000000" w:themeColor="text1"/>
          <w:sz w:val="22"/>
        </w:rPr>
        <w:t xml:space="preserve">L’ensemble des attributs de la classe abstraite ConditionUnitaire seront les mêmes attributs dans la classe </w:t>
      </w:r>
      <w:proofErr w:type="spellStart"/>
      <w:r w:rsidRPr="007E0F23">
        <w:rPr>
          <w:rFonts w:ascii="Arial" w:hAnsi="Arial" w:cs="Arial"/>
          <w:color w:val="000000" w:themeColor="text1"/>
          <w:sz w:val="22"/>
        </w:rPr>
        <w:t>ConditionUnitaireSpécifique</w:t>
      </w:r>
      <w:proofErr w:type="spellEnd"/>
      <w:r w:rsidRPr="007E0F23">
        <w:rPr>
          <w:rFonts w:ascii="Arial" w:hAnsi="Arial" w:cs="Arial"/>
          <w:color w:val="000000" w:themeColor="text1"/>
          <w:sz w:val="22"/>
        </w:rPr>
        <w:t>.</w:t>
      </w:r>
    </w:p>
    <w:p w:rsidR="00294020" w:rsidRPr="007E0F23" w:rsidRDefault="00EA095A">
      <w:pPr>
        <w:pStyle w:val="Corpsdetexte"/>
        <w:rPr>
          <w:rFonts w:ascii="Arial" w:hAnsi="Arial" w:cs="Arial"/>
          <w:color w:val="000000" w:themeColor="text1"/>
        </w:rPr>
      </w:pPr>
      <w:r w:rsidRPr="00D25860">
        <w:rPr>
          <w:rFonts w:ascii="Arial" w:hAnsi="Arial" w:cs="Arial"/>
          <w:color w:val="000000" w:themeColor="text1"/>
          <w:highlight w:val="yellow"/>
          <w:rPrChange w:id="429" w:author="Alison Lenain" w:date="2024-02-05T17:29:00Z">
            <w:rPr>
              <w:rFonts w:ascii="Arial" w:hAnsi="Arial" w:cs="Arial"/>
              <w:color w:val="000000" w:themeColor="text1"/>
            </w:rPr>
          </w:rPrChange>
        </w:rPr>
        <w:t>Il manque la table. Son contenu est à définir.</w:t>
      </w:r>
    </w:p>
    <w:tbl>
      <w:tblPr>
        <w:tblStyle w:val="Grilledutableau"/>
        <w:tblW w:w="9854" w:type="dxa"/>
        <w:tblLayout w:type="fixed"/>
        <w:tblLook w:val="04A0" w:firstRow="1" w:lastRow="0" w:firstColumn="1" w:lastColumn="0" w:noHBand="0" w:noVBand="1"/>
      </w:tblPr>
      <w:tblGrid>
        <w:gridCol w:w="1101"/>
        <w:gridCol w:w="2599"/>
        <w:gridCol w:w="2504"/>
        <w:gridCol w:w="1290"/>
        <w:gridCol w:w="2360"/>
      </w:tblGrid>
      <w:tr w:rsidR="00D25860" w:rsidRPr="007E0F23" w:rsidTr="00502CD9">
        <w:trPr>
          <w:ins w:id="430" w:author="Alison Lenain" w:date="2024-02-05T17:28:00Z"/>
        </w:trPr>
        <w:tc>
          <w:tcPr>
            <w:tcW w:w="9854" w:type="dxa"/>
            <w:gridSpan w:val="5"/>
          </w:tcPr>
          <w:p w:rsidR="00D25860" w:rsidRPr="007E0F23" w:rsidRDefault="00D25860" w:rsidP="00502CD9">
            <w:pPr>
              <w:pStyle w:val="Corpsdetexte"/>
              <w:rPr>
                <w:ins w:id="431" w:author="Alison Lenain" w:date="2024-02-05T17:28:00Z"/>
                <w:rFonts w:ascii="Arial" w:hAnsi="Arial" w:cs="Arial"/>
                <w:color w:val="000000" w:themeColor="text1"/>
                <w:szCs w:val="22"/>
              </w:rPr>
            </w:pPr>
            <w:ins w:id="432" w:author="Alison Lenain" w:date="2024-02-05T17:28:00Z">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ConditionUnitaire</w:t>
              </w:r>
              <w:r>
                <w:rPr>
                  <w:rFonts w:ascii="Arial" w:hAnsi="Arial" w:cs="Arial"/>
                  <w:color w:val="000000" w:themeColor="text1"/>
                  <w:szCs w:val="22"/>
                </w:rPr>
                <w:t>Spécifique</w:t>
              </w:r>
              <w:proofErr w:type="spellEnd"/>
            </w:ins>
          </w:p>
        </w:tc>
      </w:tr>
      <w:tr w:rsidR="00D25860" w:rsidRPr="007E0F23" w:rsidTr="00502CD9">
        <w:trPr>
          <w:ins w:id="433" w:author="Alison Lenain" w:date="2024-02-05T17:28:00Z"/>
        </w:trPr>
        <w:tc>
          <w:tcPr>
            <w:tcW w:w="9854" w:type="dxa"/>
            <w:gridSpan w:val="5"/>
          </w:tcPr>
          <w:p w:rsidR="00D25860" w:rsidRPr="007E0F23" w:rsidRDefault="00D25860" w:rsidP="00502CD9">
            <w:pPr>
              <w:pStyle w:val="Corpsdetexte"/>
              <w:rPr>
                <w:ins w:id="434" w:author="Alison Lenain" w:date="2024-02-05T17:28:00Z"/>
                <w:rFonts w:ascii="Arial" w:hAnsi="Arial" w:cs="Arial"/>
                <w:color w:val="000000" w:themeColor="text1"/>
                <w:szCs w:val="22"/>
              </w:rPr>
            </w:pPr>
            <w:ins w:id="435" w:author="Alison Lenain" w:date="2024-02-05T17:28:00Z">
              <w:r w:rsidRPr="007E0F23">
                <w:rPr>
                  <w:rFonts w:ascii="Arial" w:hAnsi="Arial" w:cs="Arial"/>
                  <w:color w:val="000000" w:themeColor="text1"/>
                  <w:szCs w:val="22"/>
                </w:rPr>
                <w:t>Condition unitaire devant être vérifiée pour que la contrainte s'applique.</w:t>
              </w:r>
            </w:ins>
          </w:p>
        </w:tc>
      </w:tr>
      <w:tr w:rsidR="00D25860" w:rsidRPr="007E0F23" w:rsidTr="00502CD9">
        <w:trPr>
          <w:ins w:id="436" w:author="Alison Lenain" w:date="2024-02-05T17:28:00Z"/>
        </w:trPr>
        <w:tc>
          <w:tcPr>
            <w:tcW w:w="1101" w:type="dxa"/>
          </w:tcPr>
          <w:p w:rsidR="00D25860" w:rsidRPr="007E0F23" w:rsidRDefault="00D25860" w:rsidP="00502CD9">
            <w:pPr>
              <w:pStyle w:val="Corpsdetexte"/>
              <w:rPr>
                <w:ins w:id="437" w:author="Alison Lenain" w:date="2024-02-05T17:28:00Z"/>
                <w:rFonts w:ascii="Arial" w:hAnsi="Arial" w:cs="Arial"/>
                <w:color w:val="000000" w:themeColor="text1"/>
                <w:szCs w:val="22"/>
              </w:rPr>
            </w:pPr>
            <w:ins w:id="438" w:author="Alison Lenain" w:date="2024-02-05T17:28:00Z">
              <w:r w:rsidRPr="007E0F23">
                <w:rPr>
                  <w:rFonts w:ascii="Arial" w:hAnsi="Arial" w:cs="Arial"/>
                  <w:color w:val="000000" w:themeColor="text1"/>
                  <w:szCs w:val="22"/>
                </w:rPr>
                <w:t>Attribut</w:t>
              </w:r>
            </w:ins>
          </w:p>
        </w:tc>
        <w:tc>
          <w:tcPr>
            <w:tcW w:w="2599" w:type="dxa"/>
          </w:tcPr>
          <w:p w:rsidR="00D25860" w:rsidRPr="007E0F23" w:rsidRDefault="00D25860" w:rsidP="00502CD9">
            <w:pPr>
              <w:pStyle w:val="Corpsdetexte"/>
              <w:rPr>
                <w:ins w:id="439" w:author="Alison Lenain" w:date="2024-02-05T17:28:00Z"/>
                <w:rFonts w:ascii="Arial" w:hAnsi="Arial" w:cs="Arial"/>
                <w:color w:val="000000" w:themeColor="text1"/>
                <w:szCs w:val="22"/>
              </w:rPr>
            </w:pPr>
            <w:ins w:id="440" w:author="Alison Lenain" w:date="2024-02-05T17:28:00Z">
              <w:r w:rsidRPr="007E0F23">
                <w:rPr>
                  <w:rFonts w:ascii="Arial" w:hAnsi="Arial" w:cs="Arial"/>
                  <w:color w:val="000000" w:themeColor="text1"/>
                  <w:szCs w:val="22"/>
                </w:rPr>
                <w:t>Définition</w:t>
              </w:r>
            </w:ins>
          </w:p>
        </w:tc>
        <w:tc>
          <w:tcPr>
            <w:tcW w:w="2504" w:type="dxa"/>
          </w:tcPr>
          <w:p w:rsidR="00D25860" w:rsidRPr="007E0F23" w:rsidRDefault="00D25860" w:rsidP="00502CD9">
            <w:pPr>
              <w:pStyle w:val="Corpsdetexte"/>
              <w:rPr>
                <w:ins w:id="441" w:author="Alison Lenain" w:date="2024-02-05T17:28:00Z"/>
                <w:rFonts w:ascii="Arial" w:hAnsi="Arial" w:cs="Arial"/>
                <w:color w:val="000000" w:themeColor="text1"/>
                <w:szCs w:val="22"/>
              </w:rPr>
            </w:pPr>
            <w:ins w:id="442" w:author="Alison Lenain" w:date="2024-02-05T17:28:00Z">
              <w:r>
                <w:rPr>
                  <w:rFonts w:ascii="Arial" w:hAnsi="Arial" w:cs="Arial"/>
                  <w:color w:val="000000" w:themeColor="text1"/>
                  <w:szCs w:val="22"/>
                </w:rPr>
                <w:t>Exemples</w:t>
              </w:r>
            </w:ins>
          </w:p>
        </w:tc>
        <w:tc>
          <w:tcPr>
            <w:tcW w:w="1290" w:type="dxa"/>
          </w:tcPr>
          <w:p w:rsidR="00D25860" w:rsidRPr="007E0F23" w:rsidRDefault="00D25860" w:rsidP="00502CD9">
            <w:pPr>
              <w:pStyle w:val="Corpsdetexte"/>
              <w:rPr>
                <w:ins w:id="443" w:author="Alison Lenain" w:date="2024-02-05T17:28:00Z"/>
                <w:rFonts w:ascii="Arial" w:hAnsi="Arial" w:cs="Arial"/>
                <w:color w:val="000000" w:themeColor="text1"/>
                <w:szCs w:val="22"/>
              </w:rPr>
            </w:pPr>
            <w:ins w:id="444" w:author="Alison Lenain" w:date="2024-02-05T17:28:00Z">
              <w:r w:rsidRPr="007E0F23">
                <w:rPr>
                  <w:rFonts w:ascii="Arial" w:hAnsi="Arial" w:cs="Arial"/>
                  <w:color w:val="000000" w:themeColor="text1"/>
                  <w:szCs w:val="22"/>
                </w:rPr>
                <w:t>Type</w:t>
              </w:r>
            </w:ins>
          </w:p>
        </w:tc>
        <w:tc>
          <w:tcPr>
            <w:tcW w:w="2360" w:type="dxa"/>
          </w:tcPr>
          <w:p w:rsidR="00D25860" w:rsidRPr="007E0F23" w:rsidRDefault="00D25860" w:rsidP="00502CD9">
            <w:pPr>
              <w:pStyle w:val="Corpsdetexte"/>
              <w:rPr>
                <w:ins w:id="445" w:author="Alison Lenain" w:date="2024-02-05T17:28:00Z"/>
                <w:rFonts w:ascii="Arial" w:hAnsi="Arial" w:cs="Arial"/>
                <w:color w:val="000000" w:themeColor="text1"/>
                <w:szCs w:val="22"/>
              </w:rPr>
            </w:pPr>
            <w:ins w:id="446" w:author="Alison Lenain" w:date="2024-02-05T17:28:00Z">
              <w:r w:rsidRPr="007E0F23">
                <w:rPr>
                  <w:rFonts w:ascii="Arial" w:hAnsi="Arial" w:cs="Arial"/>
                  <w:color w:val="000000" w:themeColor="text1"/>
                  <w:szCs w:val="22"/>
                </w:rPr>
                <w:t>Contraintes sur l’attribut</w:t>
              </w:r>
            </w:ins>
          </w:p>
        </w:tc>
      </w:tr>
      <w:tr w:rsidR="00D25860" w:rsidRPr="007E0F23" w:rsidTr="00502CD9">
        <w:trPr>
          <w:ins w:id="447" w:author="Alison Lenain" w:date="2024-02-05T17:28:00Z"/>
        </w:trPr>
        <w:tc>
          <w:tcPr>
            <w:tcW w:w="1101" w:type="dxa"/>
          </w:tcPr>
          <w:p w:rsidR="00D25860" w:rsidRPr="007E0F23" w:rsidRDefault="00D25860" w:rsidP="00502CD9">
            <w:pPr>
              <w:pStyle w:val="Corpsdetexte"/>
              <w:rPr>
                <w:ins w:id="448" w:author="Alison Lenain" w:date="2024-02-05T17:28:00Z"/>
                <w:rFonts w:ascii="Arial" w:hAnsi="Arial" w:cs="Arial"/>
                <w:color w:val="000000" w:themeColor="text1"/>
                <w:szCs w:val="22"/>
              </w:rPr>
            </w:pPr>
            <w:ins w:id="449" w:author="Alison Lenain" w:date="2024-02-05T17:28:00Z">
              <w:r w:rsidRPr="007E0F23">
                <w:rPr>
                  <w:rFonts w:ascii="Arial" w:hAnsi="Arial" w:cs="Arial"/>
                  <w:color w:val="000000" w:themeColor="text1"/>
                  <w:szCs w:val="22"/>
                </w:rPr>
                <w:t>id</w:t>
              </w:r>
            </w:ins>
          </w:p>
        </w:tc>
        <w:tc>
          <w:tcPr>
            <w:tcW w:w="2599" w:type="dxa"/>
          </w:tcPr>
          <w:p w:rsidR="00D25860" w:rsidRPr="007E0F23" w:rsidRDefault="00D25860" w:rsidP="00D25860">
            <w:pPr>
              <w:pStyle w:val="Corpsdetexte"/>
              <w:rPr>
                <w:ins w:id="450" w:author="Alison Lenain" w:date="2024-02-05T17:28:00Z"/>
                <w:rFonts w:ascii="Arial" w:hAnsi="Arial" w:cs="Arial"/>
                <w:color w:val="000000" w:themeColor="text1"/>
                <w:szCs w:val="22"/>
              </w:rPr>
            </w:pPr>
            <w:ins w:id="451" w:author="Alison Lenain" w:date="2024-02-05T17:28:00Z">
              <w:r w:rsidRPr="007E0F23">
                <w:rPr>
                  <w:rFonts w:ascii="Arial" w:hAnsi="Arial" w:cs="Arial"/>
                  <w:color w:val="000000" w:themeColor="text1"/>
                  <w:szCs w:val="22"/>
                </w:rPr>
                <w:t>Identifiant unique de la con</w:t>
              </w:r>
            </w:ins>
            <w:ins w:id="452" w:author="Alison Lenain" w:date="2024-02-05T17:30:00Z">
              <w:r>
                <w:rPr>
                  <w:rFonts w:ascii="Arial" w:hAnsi="Arial" w:cs="Arial"/>
                  <w:color w:val="000000" w:themeColor="text1"/>
                  <w:szCs w:val="22"/>
                </w:rPr>
                <w:t>trainte</w:t>
              </w:r>
            </w:ins>
            <w:ins w:id="453" w:author="Alison Lenain" w:date="2024-02-05T17:28:00Z">
              <w:r w:rsidRPr="007E0F23">
                <w:rPr>
                  <w:rFonts w:ascii="Arial" w:hAnsi="Arial" w:cs="Arial"/>
                  <w:color w:val="000000" w:themeColor="text1"/>
                  <w:szCs w:val="22"/>
                </w:rPr>
                <w:t xml:space="preserve"> unitaire </w:t>
              </w:r>
            </w:ins>
            <w:ins w:id="454" w:author="Alison Lenain" w:date="2024-02-05T17:30:00Z">
              <w:r>
                <w:rPr>
                  <w:rFonts w:ascii="Arial" w:hAnsi="Arial" w:cs="Arial"/>
                  <w:color w:val="000000" w:themeColor="text1"/>
                  <w:szCs w:val="22"/>
                </w:rPr>
                <w:t xml:space="preserve">spécifique </w:t>
              </w:r>
            </w:ins>
            <w:ins w:id="455" w:author="Alison Lenain" w:date="2024-02-05T17:28:00Z">
              <w:r w:rsidRPr="007E0F23">
                <w:rPr>
                  <w:rFonts w:ascii="Arial" w:hAnsi="Arial" w:cs="Arial"/>
                  <w:color w:val="000000" w:themeColor="text1"/>
                  <w:szCs w:val="22"/>
                </w:rPr>
                <w:t>s’appliquant.</w:t>
              </w:r>
            </w:ins>
          </w:p>
        </w:tc>
        <w:tc>
          <w:tcPr>
            <w:tcW w:w="2504" w:type="dxa"/>
          </w:tcPr>
          <w:p w:rsidR="00D25860" w:rsidRPr="007E0F23" w:rsidRDefault="00AD064F" w:rsidP="00502CD9">
            <w:pPr>
              <w:pStyle w:val="Corpsdetexte"/>
              <w:rPr>
                <w:ins w:id="456" w:author="Alison Lenain" w:date="2024-02-05T17:28:00Z"/>
                <w:rFonts w:ascii="Arial" w:hAnsi="Arial" w:cs="Arial"/>
                <w:color w:val="000000" w:themeColor="text1"/>
                <w:szCs w:val="22"/>
              </w:rPr>
            </w:pPr>
            <w:ins w:id="457" w:author="Alison Lenain" w:date="2024-02-05T17:41:00Z">
              <w:r w:rsidRPr="00AD064F">
                <w:rPr>
                  <w:rFonts w:ascii="Arial" w:hAnsi="Arial" w:cs="Arial"/>
                </w:rPr>
                <w:t>44712_PLU_20041103/reglement/UE/UE2/contenu02/regle01/cdu03/contrainteunitairespecifique01</w:t>
              </w:r>
            </w:ins>
          </w:p>
        </w:tc>
        <w:tc>
          <w:tcPr>
            <w:tcW w:w="1290" w:type="dxa"/>
          </w:tcPr>
          <w:p w:rsidR="00D25860" w:rsidRPr="007E0F23" w:rsidRDefault="00D25860" w:rsidP="00502CD9">
            <w:pPr>
              <w:pStyle w:val="Corpsdetexte"/>
              <w:rPr>
                <w:ins w:id="458" w:author="Alison Lenain" w:date="2024-02-05T17:28:00Z"/>
                <w:rFonts w:ascii="Arial" w:hAnsi="Arial" w:cs="Arial"/>
                <w:color w:val="000000" w:themeColor="text1"/>
                <w:szCs w:val="22"/>
              </w:rPr>
            </w:pPr>
            <w:ins w:id="459" w:author="Alison Lenain" w:date="2024-02-05T17:28:00Z">
              <w:r w:rsidRPr="007E0F23">
                <w:rPr>
                  <w:rFonts w:ascii="Arial" w:hAnsi="Arial" w:cs="Arial"/>
                  <w:color w:val="000000" w:themeColor="text1"/>
                  <w:szCs w:val="22"/>
                </w:rPr>
                <w:t>URI</w:t>
              </w:r>
            </w:ins>
          </w:p>
        </w:tc>
        <w:tc>
          <w:tcPr>
            <w:tcW w:w="2360" w:type="dxa"/>
          </w:tcPr>
          <w:p w:rsidR="00D25860" w:rsidRPr="007E0F23" w:rsidRDefault="00D25860" w:rsidP="00502CD9">
            <w:pPr>
              <w:pStyle w:val="Corpsdetexte"/>
              <w:rPr>
                <w:ins w:id="460" w:author="Alison Lenain" w:date="2024-02-05T17:28:00Z"/>
                <w:rFonts w:ascii="Arial" w:hAnsi="Arial" w:cs="Arial"/>
                <w:color w:val="000000" w:themeColor="text1"/>
                <w:szCs w:val="22"/>
              </w:rPr>
            </w:pPr>
            <w:ins w:id="461" w:author="Alison Lenain" w:date="2024-02-05T17:28:00Z">
              <w:r>
                <w:rPr>
                  <w:rFonts w:ascii="Arial" w:hAnsi="Arial" w:cs="Arial"/>
                  <w:color w:val="000000" w:themeColor="text1"/>
                  <w:szCs w:val="22"/>
                </w:rPr>
                <w:t>Obligatoire (Valeur vide interdite, valeur unique : 1-1)</w:t>
              </w:r>
            </w:ins>
          </w:p>
        </w:tc>
      </w:tr>
      <w:tr w:rsidR="00D25860" w:rsidRPr="007E0F23" w:rsidTr="00502CD9">
        <w:trPr>
          <w:ins w:id="462" w:author="Alison Lenain" w:date="2024-02-05T17:28:00Z"/>
        </w:trPr>
        <w:tc>
          <w:tcPr>
            <w:tcW w:w="1101" w:type="dxa"/>
          </w:tcPr>
          <w:p w:rsidR="00D25860" w:rsidRPr="007E0F23" w:rsidRDefault="00D25860" w:rsidP="00502CD9">
            <w:pPr>
              <w:pStyle w:val="Corpsdetexte"/>
              <w:rPr>
                <w:ins w:id="463" w:author="Alison Lenain" w:date="2024-02-05T17:28:00Z"/>
                <w:rFonts w:ascii="Arial" w:hAnsi="Arial" w:cs="Arial"/>
                <w:color w:val="000000" w:themeColor="text1"/>
                <w:szCs w:val="22"/>
              </w:rPr>
            </w:pPr>
            <w:ins w:id="464" w:author="Alison Lenain" w:date="2024-02-05T17:28:00Z">
              <w:r w:rsidRPr="007E0F23">
                <w:rPr>
                  <w:rFonts w:ascii="Arial" w:hAnsi="Arial" w:cs="Arial"/>
                  <w:color w:val="000000" w:themeColor="text1"/>
                  <w:szCs w:val="22"/>
                </w:rPr>
                <w:t>nom</w:t>
              </w:r>
            </w:ins>
          </w:p>
        </w:tc>
        <w:tc>
          <w:tcPr>
            <w:tcW w:w="2599" w:type="dxa"/>
          </w:tcPr>
          <w:p w:rsidR="00D25860" w:rsidRPr="007E0F23" w:rsidRDefault="00D25860" w:rsidP="00502CD9">
            <w:pPr>
              <w:pStyle w:val="Corpsdetexte"/>
              <w:rPr>
                <w:ins w:id="465" w:author="Alison Lenain" w:date="2024-02-05T17:28:00Z"/>
                <w:rFonts w:ascii="Arial" w:hAnsi="Arial" w:cs="Arial"/>
                <w:color w:val="000000" w:themeColor="text1"/>
                <w:szCs w:val="22"/>
              </w:rPr>
            </w:pPr>
            <w:ins w:id="466" w:author="Alison Lenain" w:date="2024-02-05T17:28:00Z">
              <w:r w:rsidRPr="007E0F23">
                <w:rPr>
                  <w:rFonts w:ascii="Arial" w:hAnsi="Arial" w:cs="Arial"/>
                  <w:color w:val="000000" w:themeColor="text1"/>
                  <w:szCs w:val="22"/>
                </w:rPr>
                <w:t xml:space="preserve">Nom de la </w:t>
              </w:r>
            </w:ins>
            <w:ins w:id="467" w:author="Alison Lenain" w:date="2024-02-05T17:33:00Z">
              <w:r w:rsidRPr="007E0F23">
                <w:rPr>
                  <w:rFonts w:ascii="Arial" w:hAnsi="Arial" w:cs="Arial"/>
                  <w:color w:val="000000" w:themeColor="text1"/>
                  <w:szCs w:val="22"/>
                </w:rPr>
                <w:t>con</w:t>
              </w:r>
              <w:r>
                <w:rPr>
                  <w:rFonts w:ascii="Arial" w:hAnsi="Arial" w:cs="Arial"/>
                  <w:color w:val="000000" w:themeColor="text1"/>
                  <w:szCs w:val="22"/>
                </w:rPr>
                <w:t>trainte</w:t>
              </w:r>
              <w:r w:rsidRPr="007E0F23">
                <w:rPr>
                  <w:rFonts w:ascii="Arial" w:hAnsi="Arial" w:cs="Arial"/>
                  <w:color w:val="000000" w:themeColor="text1"/>
                  <w:szCs w:val="22"/>
                </w:rPr>
                <w:t xml:space="preserve"> unitaire </w:t>
              </w:r>
              <w:r>
                <w:rPr>
                  <w:rFonts w:ascii="Arial" w:hAnsi="Arial" w:cs="Arial"/>
                  <w:color w:val="000000" w:themeColor="text1"/>
                  <w:szCs w:val="22"/>
                </w:rPr>
                <w:t>spécifique</w:t>
              </w:r>
            </w:ins>
            <w:ins w:id="468" w:author="Alison Lenain" w:date="2024-02-05T17:28:00Z">
              <w:r w:rsidRPr="007E0F23">
                <w:rPr>
                  <w:rFonts w:ascii="Arial" w:hAnsi="Arial" w:cs="Arial"/>
                  <w:color w:val="000000" w:themeColor="text1"/>
                  <w:szCs w:val="22"/>
                </w:rPr>
                <w:t xml:space="preserve"> s’appliquant.</w:t>
              </w:r>
            </w:ins>
          </w:p>
        </w:tc>
        <w:tc>
          <w:tcPr>
            <w:tcW w:w="2504" w:type="dxa"/>
          </w:tcPr>
          <w:p w:rsidR="00D25860" w:rsidRPr="007E0F23" w:rsidRDefault="00D25860" w:rsidP="00502CD9">
            <w:pPr>
              <w:pStyle w:val="Corpsdetexte"/>
              <w:rPr>
                <w:ins w:id="469" w:author="Alison Lenain" w:date="2024-02-05T17:28:00Z"/>
                <w:rFonts w:ascii="Arial" w:hAnsi="Arial" w:cs="Arial"/>
                <w:color w:val="000000" w:themeColor="text1"/>
                <w:szCs w:val="22"/>
              </w:rPr>
            </w:pPr>
            <w:ins w:id="470" w:author="Alison Lenain" w:date="2024-02-05T17:37:00Z">
              <w:r>
                <w:rPr>
                  <w:rFonts w:ascii="Arial" w:hAnsi="Arial" w:cs="Arial"/>
                  <w:color w:val="000000" w:themeColor="text1"/>
                  <w:szCs w:val="22"/>
                </w:rPr>
                <w:t>Eglise Saint Ambroise</w:t>
              </w:r>
            </w:ins>
          </w:p>
        </w:tc>
        <w:tc>
          <w:tcPr>
            <w:tcW w:w="1290" w:type="dxa"/>
          </w:tcPr>
          <w:p w:rsidR="00D25860" w:rsidRPr="007E0F23" w:rsidRDefault="00D25860" w:rsidP="00502CD9">
            <w:pPr>
              <w:pStyle w:val="Corpsdetexte"/>
              <w:rPr>
                <w:ins w:id="471" w:author="Alison Lenain" w:date="2024-02-05T17:28:00Z"/>
                <w:rFonts w:ascii="Arial" w:hAnsi="Arial" w:cs="Arial"/>
                <w:color w:val="000000" w:themeColor="text1"/>
                <w:szCs w:val="22"/>
              </w:rPr>
            </w:pPr>
            <w:proofErr w:type="spellStart"/>
            <w:ins w:id="472" w:author="Alison Lenain" w:date="2024-02-05T17:28:00Z">
              <w:r w:rsidRPr="007E0F23">
                <w:rPr>
                  <w:rFonts w:ascii="Arial" w:hAnsi="Arial" w:cs="Arial"/>
                  <w:color w:val="000000" w:themeColor="text1"/>
                  <w:szCs w:val="22"/>
                </w:rPr>
                <w:t>CharacterString</w:t>
              </w:r>
              <w:proofErr w:type="spellEnd"/>
            </w:ins>
          </w:p>
        </w:tc>
        <w:tc>
          <w:tcPr>
            <w:tcW w:w="2360" w:type="dxa"/>
          </w:tcPr>
          <w:p w:rsidR="00D25860" w:rsidRPr="007E0F23" w:rsidRDefault="00D25860" w:rsidP="00502CD9">
            <w:pPr>
              <w:pStyle w:val="Contenudetableau"/>
              <w:rPr>
                <w:ins w:id="473" w:author="Alison Lenain" w:date="2024-02-05T17:28:00Z"/>
                <w:rFonts w:ascii="Arial" w:hAnsi="Arial" w:cs="Arial"/>
                <w:color w:val="000000" w:themeColor="text1"/>
                <w:szCs w:val="22"/>
              </w:rPr>
            </w:pPr>
            <w:ins w:id="474" w:author="Alison Lenain" w:date="2024-02-05T17:28:00Z">
              <w:r>
                <w:rPr>
                  <w:rFonts w:ascii="Arial" w:hAnsi="Arial" w:cs="Arial"/>
                  <w:color w:val="000000" w:themeColor="text1"/>
                  <w:szCs w:val="22"/>
                </w:rPr>
                <w:t>Obligatoire (Valeur vide interdite, valeur unique : 1-1)</w:t>
              </w:r>
            </w:ins>
          </w:p>
        </w:tc>
      </w:tr>
      <w:tr w:rsidR="00D25860" w:rsidRPr="007E0F23" w:rsidTr="00502CD9">
        <w:trPr>
          <w:ins w:id="475" w:author="Alison Lenain" w:date="2024-02-05T17:28:00Z"/>
        </w:trPr>
        <w:tc>
          <w:tcPr>
            <w:tcW w:w="1101" w:type="dxa"/>
          </w:tcPr>
          <w:p w:rsidR="00D25860" w:rsidRPr="007E0F23" w:rsidRDefault="00D25860" w:rsidP="00502CD9">
            <w:pPr>
              <w:pStyle w:val="Corpsdetexte"/>
              <w:rPr>
                <w:ins w:id="476" w:author="Alison Lenain" w:date="2024-02-05T17:28:00Z"/>
                <w:rFonts w:ascii="Arial" w:hAnsi="Arial" w:cs="Arial"/>
                <w:color w:val="000000" w:themeColor="text1"/>
                <w:szCs w:val="22"/>
              </w:rPr>
            </w:pPr>
            <w:ins w:id="477" w:author="Alison Lenain" w:date="2024-02-05T17:28:00Z">
              <w:r w:rsidRPr="007E0F23">
                <w:rPr>
                  <w:rFonts w:ascii="Arial" w:hAnsi="Arial" w:cs="Arial"/>
                  <w:color w:val="000000" w:themeColor="text1"/>
                  <w:szCs w:val="22"/>
                </w:rPr>
                <w:lastRenderedPageBreak/>
                <w:t>type</w:t>
              </w:r>
            </w:ins>
          </w:p>
        </w:tc>
        <w:tc>
          <w:tcPr>
            <w:tcW w:w="2599" w:type="dxa"/>
          </w:tcPr>
          <w:p w:rsidR="00D25860" w:rsidRPr="007E0F23" w:rsidRDefault="00D25860" w:rsidP="00502CD9">
            <w:pPr>
              <w:pStyle w:val="Contenudetableau"/>
              <w:jc w:val="both"/>
              <w:rPr>
                <w:ins w:id="478" w:author="Alison Lenain" w:date="2024-02-05T17:28:00Z"/>
                <w:rFonts w:ascii="Arial" w:hAnsi="Arial" w:cs="Arial"/>
                <w:color w:val="000000" w:themeColor="text1"/>
                <w:szCs w:val="22"/>
              </w:rPr>
            </w:pPr>
            <w:ins w:id="479" w:author="Alison Lenain" w:date="2024-02-05T17:28:00Z">
              <w:r w:rsidRPr="007E0F23">
                <w:rPr>
                  <w:rFonts w:ascii="Arial" w:hAnsi="Arial" w:cs="Arial"/>
                  <w:color w:val="000000" w:themeColor="text1"/>
                  <w:sz w:val="24"/>
                  <w:szCs w:val="22"/>
                </w:rPr>
                <w:t xml:space="preserve">Catégorie de la </w:t>
              </w:r>
            </w:ins>
            <w:ins w:id="480" w:author="Alison Lenain" w:date="2024-02-05T17:33:00Z">
              <w:r w:rsidRPr="007E0F23">
                <w:rPr>
                  <w:rFonts w:ascii="Arial" w:hAnsi="Arial" w:cs="Arial"/>
                  <w:color w:val="000000" w:themeColor="text1"/>
                  <w:szCs w:val="22"/>
                </w:rPr>
                <w:t>con</w:t>
              </w:r>
              <w:r>
                <w:rPr>
                  <w:rFonts w:ascii="Arial" w:hAnsi="Arial" w:cs="Arial"/>
                  <w:color w:val="000000" w:themeColor="text1"/>
                  <w:szCs w:val="22"/>
                </w:rPr>
                <w:t>trainte</w:t>
              </w:r>
              <w:r w:rsidRPr="007E0F23">
                <w:rPr>
                  <w:rFonts w:ascii="Arial" w:hAnsi="Arial" w:cs="Arial"/>
                  <w:color w:val="000000" w:themeColor="text1"/>
                  <w:szCs w:val="22"/>
                </w:rPr>
                <w:t xml:space="preserve"> unitaire </w:t>
              </w:r>
              <w:r>
                <w:rPr>
                  <w:rFonts w:ascii="Arial" w:hAnsi="Arial" w:cs="Arial"/>
                  <w:color w:val="000000" w:themeColor="text1"/>
                  <w:szCs w:val="22"/>
                </w:rPr>
                <w:t>spécifique</w:t>
              </w:r>
              <w:r w:rsidRPr="007E0F23">
                <w:rPr>
                  <w:rFonts w:ascii="Arial" w:hAnsi="Arial" w:cs="Arial"/>
                  <w:color w:val="000000" w:themeColor="text1"/>
                  <w:szCs w:val="22"/>
                </w:rPr>
                <w:t xml:space="preserve"> </w:t>
              </w:r>
            </w:ins>
            <w:ins w:id="481" w:author="Alison Lenain" w:date="2024-02-05T17:28:00Z">
              <w:r w:rsidRPr="007E0F23">
                <w:rPr>
                  <w:rFonts w:ascii="Arial" w:hAnsi="Arial" w:cs="Arial"/>
                  <w:color w:val="000000" w:themeColor="text1"/>
                  <w:sz w:val="24"/>
                  <w:szCs w:val="22"/>
                </w:rPr>
                <w:t>s’appliquant.</w:t>
              </w:r>
            </w:ins>
          </w:p>
        </w:tc>
        <w:tc>
          <w:tcPr>
            <w:tcW w:w="2504" w:type="dxa"/>
          </w:tcPr>
          <w:p w:rsidR="00D25860" w:rsidRPr="007E0F23" w:rsidRDefault="00D25860" w:rsidP="00502CD9">
            <w:pPr>
              <w:pStyle w:val="Contenudetableau"/>
              <w:rPr>
                <w:ins w:id="482" w:author="Alison Lenain" w:date="2024-02-05T17:28:00Z"/>
                <w:rFonts w:ascii="Arial" w:hAnsi="Arial" w:cs="Arial"/>
                <w:color w:val="000000" w:themeColor="text1"/>
                <w:szCs w:val="22"/>
              </w:rPr>
            </w:pPr>
            <w:ins w:id="483" w:author="Alison Lenain" w:date="2024-02-05T17:34:00Z">
              <w:r>
                <w:rPr>
                  <w:rFonts w:ascii="Arial" w:hAnsi="Arial" w:cs="Arial"/>
                  <w:color w:val="000000" w:themeColor="text1"/>
                  <w:szCs w:val="22"/>
                </w:rPr>
                <w:t>07-02-Eglise</w:t>
              </w:r>
            </w:ins>
          </w:p>
        </w:tc>
        <w:tc>
          <w:tcPr>
            <w:tcW w:w="1290" w:type="dxa"/>
          </w:tcPr>
          <w:p w:rsidR="00D25860" w:rsidRPr="007E0F23" w:rsidRDefault="00D25860" w:rsidP="00502CD9">
            <w:pPr>
              <w:pStyle w:val="Corpsdetexte"/>
              <w:rPr>
                <w:ins w:id="484" w:author="Alison Lenain" w:date="2024-02-05T17:28:00Z"/>
                <w:rFonts w:ascii="Arial" w:hAnsi="Arial" w:cs="Arial"/>
                <w:color w:val="000000" w:themeColor="text1"/>
                <w:szCs w:val="22"/>
              </w:rPr>
            </w:pPr>
            <w:proofErr w:type="spellStart"/>
            <w:ins w:id="485" w:author="Alison Lenain" w:date="2024-02-05T17:28:00Z">
              <w:r w:rsidRPr="007E0F23">
                <w:rPr>
                  <w:rFonts w:ascii="Arial" w:hAnsi="Arial" w:cs="Arial"/>
                  <w:color w:val="000000" w:themeColor="text1"/>
                  <w:szCs w:val="22"/>
                </w:rPr>
                <w:t>CharacterString</w:t>
              </w:r>
              <w:proofErr w:type="spellEnd"/>
            </w:ins>
          </w:p>
        </w:tc>
        <w:tc>
          <w:tcPr>
            <w:tcW w:w="2360" w:type="dxa"/>
          </w:tcPr>
          <w:p w:rsidR="00D25860" w:rsidRPr="007E0F23" w:rsidRDefault="00D25860" w:rsidP="00502CD9">
            <w:pPr>
              <w:pStyle w:val="Contenudetableau"/>
              <w:rPr>
                <w:ins w:id="486" w:author="Alison Lenain" w:date="2024-02-05T17:28:00Z"/>
                <w:rFonts w:ascii="Arial" w:hAnsi="Arial" w:cs="Arial"/>
                <w:color w:val="000000" w:themeColor="text1"/>
                <w:szCs w:val="22"/>
              </w:rPr>
            </w:pPr>
            <w:ins w:id="487" w:author="Alison Lenain" w:date="2024-02-05T17:28:00Z">
              <w:r>
                <w:rPr>
                  <w:rFonts w:ascii="Arial" w:hAnsi="Arial" w:cs="Arial"/>
                  <w:color w:val="000000" w:themeColor="text1"/>
                  <w:szCs w:val="22"/>
                </w:rPr>
                <w:t>Obligatoire (Valeur vide interdite, valeur multiples autorisées: 1-*)</w:t>
              </w:r>
            </w:ins>
          </w:p>
        </w:tc>
      </w:tr>
      <w:tr w:rsidR="00D25860" w:rsidRPr="007E0F23" w:rsidTr="00502CD9">
        <w:trPr>
          <w:ins w:id="488" w:author="Alison Lenain" w:date="2024-02-05T17:28:00Z"/>
        </w:trPr>
        <w:tc>
          <w:tcPr>
            <w:tcW w:w="1101" w:type="dxa"/>
            <w:tcBorders>
              <w:top w:val="nil"/>
            </w:tcBorders>
          </w:tcPr>
          <w:p w:rsidR="00D25860" w:rsidRPr="007E0F23" w:rsidRDefault="00D25860" w:rsidP="00502CD9">
            <w:pPr>
              <w:pStyle w:val="Corpsdetexte"/>
              <w:rPr>
                <w:ins w:id="489" w:author="Alison Lenain" w:date="2024-02-05T17:28:00Z"/>
                <w:rFonts w:ascii="Arial" w:hAnsi="Arial" w:cs="Arial"/>
                <w:color w:val="000000" w:themeColor="text1"/>
                <w:szCs w:val="22"/>
              </w:rPr>
            </w:pPr>
            <w:ins w:id="490" w:author="Alison Lenain" w:date="2024-02-05T17:28:00Z">
              <w:r w:rsidRPr="007E0F23">
                <w:rPr>
                  <w:rFonts w:ascii="Arial" w:hAnsi="Arial" w:cs="Arial"/>
                  <w:color w:val="000000" w:themeColor="text1"/>
                  <w:szCs w:val="22"/>
                </w:rPr>
                <w:t>‍commentaire</w:t>
              </w:r>
            </w:ins>
          </w:p>
        </w:tc>
        <w:tc>
          <w:tcPr>
            <w:tcW w:w="2599" w:type="dxa"/>
            <w:tcBorders>
              <w:top w:val="nil"/>
            </w:tcBorders>
          </w:tcPr>
          <w:p w:rsidR="00D25860" w:rsidRPr="007E0F23" w:rsidRDefault="00D25860" w:rsidP="00502CD9">
            <w:pPr>
              <w:pStyle w:val="Contenudetableau"/>
              <w:jc w:val="both"/>
              <w:rPr>
                <w:ins w:id="491" w:author="Alison Lenain" w:date="2024-02-05T17:28:00Z"/>
                <w:rFonts w:ascii="Arial" w:hAnsi="Arial" w:cs="Arial"/>
                <w:color w:val="000000" w:themeColor="text1"/>
                <w:szCs w:val="22"/>
              </w:rPr>
            </w:pPr>
            <w:ins w:id="492" w:author="Alison Lenain" w:date="2024-02-05T17:28: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conditions </w:t>
              </w:r>
              <w:commentRangeStart w:id="493"/>
              <w:r w:rsidRPr="007E0F23">
                <w:rPr>
                  <w:rFonts w:ascii="Arial" w:hAnsi="Arial" w:cs="Arial"/>
                  <w:color w:val="000000" w:themeColor="text1"/>
                </w:rPr>
                <w:t>décrites</w:t>
              </w:r>
              <w:commentRangeEnd w:id="493"/>
              <w:r>
                <w:rPr>
                  <w:rStyle w:val="Marquedecommentaire"/>
                  <w:rFonts w:ascii="Times New Roman" w:hAnsi="Times New Roman"/>
                </w:rPr>
                <w:commentReference w:id="493"/>
              </w:r>
            </w:ins>
          </w:p>
        </w:tc>
        <w:tc>
          <w:tcPr>
            <w:tcW w:w="2504" w:type="dxa"/>
            <w:tcBorders>
              <w:top w:val="nil"/>
            </w:tcBorders>
          </w:tcPr>
          <w:p w:rsidR="00D25860" w:rsidRPr="007E0F23" w:rsidRDefault="00D25860" w:rsidP="00502CD9">
            <w:pPr>
              <w:pStyle w:val="Corpsdetexte"/>
              <w:rPr>
                <w:ins w:id="494" w:author="Alison Lenain" w:date="2024-02-05T17:28:00Z"/>
                <w:rFonts w:ascii="Arial" w:hAnsi="Arial" w:cs="Arial"/>
                <w:color w:val="000000" w:themeColor="text1"/>
                <w:szCs w:val="22"/>
              </w:rPr>
            </w:pPr>
            <w:ins w:id="495" w:author="Alison Lenain" w:date="2024-02-05T17:37:00Z">
              <w:r>
                <w:rPr>
                  <w:rFonts w:ascii="Arial" w:hAnsi="Arial" w:cs="Arial"/>
                  <w:color w:val="000000" w:themeColor="text1"/>
                  <w:szCs w:val="22"/>
                </w:rPr>
                <w:t xml:space="preserve">Concerné par une prescription </w:t>
              </w:r>
            </w:ins>
          </w:p>
        </w:tc>
        <w:tc>
          <w:tcPr>
            <w:tcW w:w="1290" w:type="dxa"/>
            <w:tcBorders>
              <w:top w:val="nil"/>
            </w:tcBorders>
          </w:tcPr>
          <w:p w:rsidR="00D25860" w:rsidRPr="007E0F23" w:rsidRDefault="00D25860" w:rsidP="00502CD9">
            <w:pPr>
              <w:pStyle w:val="Corpsdetexte"/>
              <w:rPr>
                <w:ins w:id="496" w:author="Alison Lenain" w:date="2024-02-05T17:28:00Z"/>
                <w:rFonts w:ascii="Arial" w:hAnsi="Arial" w:cs="Arial"/>
                <w:color w:val="000000" w:themeColor="text1"/>
                <w:szCs w:val="22"/>
              </w:rPr>
            </w:pPr>
            <w:proofErr w:type="spellStart"/>
            <w:ins w:id="497" w:author="Alison Lenain" w:date="2024-02-05T17:28:00Z">
              <w:r w:rsidRPr="007E0F23">
                <w:rPr>
                  <w:rFonts w:ascii="Arial" w:hAnsi="Arial" w:cs="Arial"/>
                  <w:color w:val="000000" w:themeColor="text1"/>
                  <w:szCs w:val="22"/>
                </w:rPr>
                <w:t>CharacterString</w:t>
              </w:r>
              <w:proofErr w:type="spellEnd"/>
            </w:ins>
          </w:p>
        </w:tc>
        <w:tc>
          <w:tcPr>
            <w:tcW w:w="2360" w:type="dxa"/>
            <w:tcBorders>
              <w:top w:val="nil"/>
            </w:tcBorders>
          </w:tcPr>
          <w:p w:rsidR="00D25860" w:rsidRPr="007E0F23" w:rsidRDefault="00D25860" w:rsidP="00502CD9">
            <w:pPr>
              <w:pStyle w:val="Contenudetableau"/>
              <w:rPr>
                <w:ins w:id="498" w:author="Alison Lenain" w:date="2024-02-05T17:28:00Z"/>
                <w:rFonts w:ascii="Arial" w:hAnsi="Arial" w:cs="Arial"/>
                <w:color w:val="000000" w:themeColor="text1"/>
                <w:szCs w:val="22"/>
              </w:rPr>
            </w:pPr>
            <w:ins w:id="499" w:author="Alison Lenain" w:date="2024-02-05T17:28: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bl>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EA095A">
      <w:pPr>
        <w:pStyle w:val="Titre3"/>
        <w:numPr>
          <w:ilvl w:val="2"/>
          <w:numId w:val="8"/>
        </w:numPr>
        <w:rPr>
          <w:rStyle w:val="Titre4Car"/>
          <w:rFonts w:ascii="Arial" w:hAnsi="Arial" w:cs="Arial"/>
          <w:b/>
          <w:i w:val="0"/>
          <w:color w:val="000000" w:themeColor="text1"/>
        </w:rPr>
      </w:pPr>
      <w:bookmarkStart w:id="500" w:name="_Toc158389281"/>
      <w:r w:rsidRPr="007E0F23">
        <w:rPr>
          <w:rStyle w:val="Titre4Car"/>
          <w:rFonts w:ascii="Arial" w:hAnsi="Arial" w:cs="Arial"/>
          <w:b/>
          <w:i w:val="0"/>
          <w:color w:val="000000" w:themeColor="text1"/>
        </w:rPr>
        <w:t xml:space="preserve">Classe </w:t>
      </w:r>
      <w:proofErr w:type="spellStart"/>
      <w:r w:rsidRPr="007E0F23">
        <w:rPr>
          <w:rStyle w:val="Titre4Car"/>
          <w:rFonts w:ascii="Arial" w:hAnsi="Arial" w:cs="Arial"/>
          <w:b/>
          <w:i w:val="0"/>
          <w:color w:val="000000" w:themeColor="text1"/>
        </w:rPr>
        <w:t>BandeConstructibilité</w:t>
      </w:r>
      <w:bookmarkEnd w:id="500"/>
      <w:proofErr w:type="spellEnd"/>
    </w:p>
    <w:p w:rsidR="00294020" w:rsidRPr="007E0F23" w:rsidRDefault="00294020">
      <w:pPr>
        <w:pStyle w:val="Titre3mod"/>
        <w:rPr>
          <w:rFonts w:ascii="Arial" w:hAnsi="Arial" w:cs="Arial"/>
          <w:color w:val="000000" w:themeColor="text1"/>
        </w:rPr>
      </w:pPr>
    </w:p>
    <w:p w:rsidR="00294020" w:rsidRPr="007E0F23" w:rsidRDefault="00294020">
      <w:pPr>
        <w:pStyle w:val="Titre3mod"/>
        <w:rPr>
          <w:rFonts w:ascii="Arial" w:hAnsi="Arial" w:cs="Arial"/>
          <w:color w:val="000000" w:themeColor="text1"/>
          <w:sz w:val="22"/>
        </w:rPr>
      </w:pPr>
    </w:p>
    <w:tbl>
      <w:tblPr>
        <w:tblStyle w:val="Grilledutableau"/>
        <w:tblW w:w="9854" w:type="dxa"/>
        <w:tblLayout w:type="fixed"/>
        <w:tblLook w:val="04A0" w:firstRow="1" w:lastRow="0" w:firstColumn="1" w:lastColumn="0" w:noHBand="0" w:noVBand="1"/>
      </w:tblPr>
      <w:tblGrid>
        <w:gridCol w:w="1384"/>
        <w:gridCol w:w="2410"/>
        <w:gridCol w:w="3402"/>
        <w:gridCol w:w="1347"/>
        <w:gridCol w:w="1311"/>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BandeConstructibilité</w:t>
            </w:r>
            <w:proofErr w:type="spellEnd"/>
          </w:p>
        </w:tc>
      </w:tr>
      <w:tr w:rsidR="00294020" w:rsidRPr="007E0F23">
        <w:tc>
          <w:tcPr>
            <w:tcW w:w="9854" w:type="dxa"/>
            <w:gridSpan w:val="5"/>
          </w:tcPr>
          <w:p w:rsidR="00294020" w:rsidRPr="007E0F23" w:rsidRDefault="005D17C3">
            <w:pPr>
              <w:pStyle w:val="Titre3mod"/>
              <w:rPr>
                <w:rFonts w:ascii="Arial" w:hAnsi="Arial" w:cs="Arial"/>
                <w:color w:val="000000" w:themeColor="text1"/>
                <w:sz w:val="22"/>
                <w:szCs w:val="22"/>
              </w:rPr>
            </w:pPr>
            <w:r w:rsidRPr="007E0F23">
              <w:rPr>
                <w:rFonts w:ascii="Arial" w:hAnsi="Arial" w:cs="Arial"/>
                <w:color w:val="000000" w:themeColor="text1"/>
                <w:sz w:val="22"/>
                <w:szCs w:val="22"/>
              </w:rPr>
              <w:t xml:space="preserve">La </w:t>
            </w:r>
            <w:proofErr w:type="spellStart"/>
            <w:r w:rsidRPr="007E0F23">
              <w:rPr>
                <w:rFonts w:ascii="Arial" w:hAnsi="Arial" w:cs="Arial"/>
                <w:color w:val="000000" w:themeColor="text1"/>
                <w:sz w:val="22"/>
                <w:szCs w:val="22"/>
              </w:rPr>
              <w:t>BandeConstructibilité</w:t>
            </w:r>
            <w:proofErr w:type="spellEnd"/>
            <w:r w:rsidRPr="007E0F23">
              <w:rPr>
                <w:rFonts w:ascii="Arial" w:hAnsi="Arial" w:cs="Arial"/>
                <w:color w:val="000000" w:themeColor="text1"/>
                <w:sz w:val="22"/>
                <w:szCs w:val="22"/>
              </w:rPr>
              <w:t xml:space="preserve"> principale ou secondaire définie par une profondeur par rapport aux bordures donnant sur la voirie conditionne la constructibilité.</w:t>
            </w:r>
          </w:p>
        </w:tc>
      </w:tr>
      <w:tr w:rsidR="00294020" w:rsidRPr="007E0F23" w:rsidTr="00C757F6">
        <w:tc>
          <w:tcPr>
            <w:tcW w:w="1384"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241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3402" w:type="dxa"/>
          </w:tcPr>
          <w:p w:rsidR="00294020" w:rsidRPr="007E0F23" w:rsidRDefault="00EA095A">
            <w:pPr>
              <w:pStyle w:val="Corpsdetexte"/>
              <w:rPr>
                <w:rFonts w:ascii="Arial" w:hAnsi="Arial" w:cs="Arial"/>
                <w:color w:val="000000" w:themeColor="text1"/>
                <w:szCs w:val="22"/>
              </w:rPr>
            </w:pPr>
            <w:del w:id="501" w:author="Alison Lenain" w:date="2024-02-05T17:48:00Z">
              <w:r w:rsidRPr="007E0F23" w:rsidDel="00AD064F">
                <w:rPr>
                  <w:rFonts w:ascii="Arial" w:hAnsi="Arial" w:cs="Arial"/>
                  <w:color w:val="000000" w:themeColor="text1"/>
                  <w:szCs w:val="22"/>
                </w:rPr>
                <w:delText>Multiplicité</w:delText>
              </w:r>
            </w:del>
            <w:ins w:id="502" w:author="Alison Lenain" w:date="2024-02-05T17:48:00Z">
              <w:r w:rsidR="00AD064F">
                <w:rPr>
                  <w:rFonts w:ascii="Arial" w:hAnsi="Arial" w:cs="Arial"/>
                  <w:color w:val="000000" w:themeColor="text1"/>
                  <w:szCs w:val="22"/>
                </w:rPr>
                <w:t>Exemple</w:t>
              </w:r>
            </w:ins>
          </w:p>
        </w:tc>
        <w:tc>
          <w:tcPr>
            <w:tcW w:w="1347"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131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D25860" w:rsidRPr="007E0F23" w:rsidTr="00C757F6">
        <w:trPr>
          <w:ins w:id="503" w:author="Alison Lenain" w:date="2024-02-05T17:38:00Z"/>
        </w:trPr>
        <w:tc>
          <w:tcPr>
            <w:tcW w:w="1384" w:type="dxa"/>
          </w:tcPr>
          <w:p w:rsidR="00D25860" w:rsidRPr="007E0F23" w:rsidRDefault="00D25860">
            <w:pPr>
              <w:pStyle w:val="Corpsdetexte"/>
              <w:rPr>
                <w:ins w:id="504" w:author="Alison Lenain" w:date="2024-02-05T17:38:00Z"/>
                <w:rFonts w:ascii="Arial" w:hAnsi="Arial" w:cs="Arial"/>
                <w:color w:val="000000" w:themeColor="text1"/>
                <w:szCs w:val="22"/>
              </w:rPr>
            </w:pPr>
            <w:ins w:id="505" w:author="Alison Lenain" w:date="2024-02-05T17:38:00Z">
              <w:r w:rsidRPr="007E0F23">
                <w:rPr>
                  <w:rFonts w:ascii="Arial" w:hAnsi="Arial" w:cs="Arial"/>
                  <w:color w:val="000000" w:themeColor="text1"/>
                  <w:szCs w:val="22"/>
                </w:rPr>
                <w:t>id</w:t>
              </w:r>
            </w:ins>
          </w:p>
        </w:tc>
        <w:tc>
          <w:tcPr>
            <w:tcW w:w="2410" w:type="dxa"/>
          </w:tcPr>
          <w:p w:rsidR="00D25860" w:rsidRPr="007E0F23" w:rsidRDefault="00D25860" w:rsidP="00D25860">
            <w:pPr>
              <w:pStyle w:val="Corpsdetexte"/>
              <w:rPr>
                <w:ins w:id="506" w:author="Alison Lenain" w:date="2024-02-05T17:38:00Z"/>
                <w:rFonts w:ascii="Arial" w:hAnsi="Arial" w:cs="Arial"/>
                <w:color w:val="000000" w:themeColor="text1"/>
                <w:szCs w:val="22"/>
              </w:rPr>
            </w:pPr>
            <w:ins w:id="507" w:author="Alison Lenain" w:date="2024-02-05T17:38:00Z">
              <w:r w:rsidRPr="007E0F23">
                <w:rPr>
                  <w:rFonts w:ascii="Arial" w:hAnsi="Arial" w:cs="Arial"/>
                  <w:color w:val="000000" w:themeColor="text1"/>
                  <w:szCs w:val="22"/>
                </w:rPr>
                <w:t xml:space="preserve">Identifiant unique de la </w:t>
              </w:r>
              <w:r>
                <w:rPr>
                  <w:rFonts w:ascii="Arial" w:hAnsi="Arial" w:cs="Arial"/>
                  <w:color w:val="000000" w:themeColor="text1"/>
                  <w:szCs w:val="22"/>
                </w:rPr>
                <w:t xml:space="preserve">condition </w:t>
              </w:r>
            </w:ins>
            <w:ins w:id="508" w:author="Alison Lenain" w:date="2024-02-05T17:39:00Z">
              <w:r w:rsidR="00AD064F">
                <w:rPr>
                  <w:rFonts w:ascii="Arial" w:hAnsi="Arial" w:cs="Arial"/>
                  <w:color w:val="000000" w:themeColor="text1"/>
                  <w:szCs w:val="22"/>
                </w:rPr>
                <w:t xml:space="preserve">unitaire </w:t>
              </w:r>
            </w:ins>
            <w:ins w:id="509" w:author="Alison Lenain" w:date="2024-02-05T17:38:00Z">
              <w:r w:rsidRPr="007E0F23">
                <w:rPr>
                  <w:rFonts w:ascii="Arial" w:hAnsi="Arial" w:cs="Arial"/>
                  <w:color w:val="000000" w:themeColor="text1"/>
                  <w:szCs w:val="22"/>
                </w:rPr>
                <w:t>s’appliquant.</w:t>
              </w:r>
            </w:ins>
          </w:p>
        </w:tc>
        <w:tc>
          <w:tcPr>
            <w:tcW w:w="3402" w:type="dxa"/>
          </w:tcPr>
          <w:p w:rsidR="00D25860" w:rsidRPr="007E0F23" w:rsidRDefault="00AD064F">
            <w:pPr>
              <w:pStyle w:val="Corpsdetexte"/>
              <w:rPr>
                <w:ins w:id="510" w:author="Alison Lenain" w:date="2024-02-05T17:38:00Z"/>
                <w:rFonts w:ascii="Arial" w:hAnsi="Arial" w:cs="Arial"/>
                <w:color w:val="000000" w:themeColor="text1"/>
                <w:szCs w:val="22"/>
              </w:rPr>
            </w:pPr>
            <w:ins w:id="511" w:author="Alison Lenain" w:date="2024-02-05T17:42:00Z">
              <w:r w:rsidRPr="00AD064F">
                <w:rPr>
                  <w:rFonts w:ascii="Arial" w:hAnsi="Arial" w:cs="Arial"/>
                </w:rPr>
                <w:t>44712_PLU_20041103/reglement/UE/UE2/contenu02/regle01/cdu03/bandeconstructibilite01</w:t>
              </w:r>
            </w:ins>
          </w:p>
        </w:tc>
        <w:tc>
          <w:tcPr>
            <w:tcW w:w="1347" w:type="dxa"/>
          </w:tcPr>
          <w:p w:rsidR="00D25860" w:rsidRPr="007E0F23" w:rsidRDefault="00D25860">
            <w:pPr>
              <w:pStyle w:val="Corpsdetexte"/>
              <w:rPr>
                <w:ins w:id="512" w:author="Alison Lenain" w:date="2024-02-05T17:38:00Z"/>
                <w:rFonts w:ascii="Arial" w:hAnsi="Arial" w:cs="Arial"/>
                <w:color w:val="000000" w:themeColor="text1"/>
                <w:szCs w:val="22"/>
              </w:rPr>
            </w:pPr>
            <w:ins w:id="513" w:author="Alison Lenain" w:date="2024-02-05T17:38:00Z">
              <w:r w:rsidRPr="007E0F23">
                <w:rPr>
                  <w:rFonts w:ascii="Arial" w:hAnsi="Arial" w:cs="Arial"/>
                  <w:color w:val="000000" w:themeColor="text1"/>
                  <w:szCs w:val="22"/>
                </w:rPr>
                <w:t>URI</w:t>
              </w:r>
            </w:ins>
          </w:p>
        </w:tc>
        <w:tc>
          <w:tcPr>
            <w:tcW w:w="1311" w:type="dxa"/>
          </w:tcPr>
          <w:p w:rsidR="00D25860" w:rsidRPr="007E0F23" w:rsidRDefault="00D25860">
            <w:pPr>
              <w:pStyle w:val="Corpsdetexte"/>
              <w:rPr>
                <w:ins w:id="514" w:author="Alison Lenain" w:date="2024-02-05T17:38:00Z"/>
                <w:rFonts w:ascii="Arial" w:hAnsi="Arial" w:cs="Arial"/>
                <w:color w:val="000000" w:themeColor="text1"/>
                <w:szCs w:val="22"/>
              </w:rPr>
            </w:pPr>
            <w:ins w:id="515" w:author="Alison Lenain" w:date="2024-02-05T17:38:00Z">
              <w:r>
                <w:rPr>
                  <w:rFonts w:ascii="Arial" w:hAnsi="Arial" w:cs="Arial"/>
                  <w:color w:val="000000" w:themeColor="text1"/>
                  <w:szCs w:val="22"/>
                </w:rPr>
                <w:t>Obligatoire (Valeur vide interdite, valeur unique : 1-1)</w:t>
              </w:r>
            </w:ins>
          </w:p>
        </w:tc>
      </w:tr>
      <w:tr w:rsidR="00D25860" w:rsidRPr="007E0F23" w:rsidTr="00C757F6">
        <w:trPr>
          <w:ins w:id="516" w:author="Alison Lenain" w:date="2024-02-05T17:38:00Z"/>
        </w:trPr>
        <w:tc>
          <w:tcPr>
            <w:tcW w:w="1384" w:type="dxa"/>
          </w:tcPr>
          <w:p w:rsidR="00D25860" w:rsidRPr="007E0F23" w:rsidRDefault="00D25860">
            <w:pPr>
              <w:pStyle w:val="Corpsdetexte"/>
              <w:rPr>
                <w:ins w:id="517" w:author="Alison Lenain" w:date="2024-02-05T17:38:00Z"/>
                <w:rFonts w:ascii="Arial" w:hAnsi="Arial" w:cs="Arial"/>
                <w:color w:val="000000" w:themeColor="text1"/>
                <w:szCs w:val="22"/>
              </w:rPr>
            </w:pPr>
            <w:commentRangeStart w:id="518"/>
            <w:ins w:id="519" w:author="Alison Lenain" w:date="2024-02-05T17:38:00Z">
              <w:r w:rsidRPr="007E0F23">
                <w:rPr>
                  <w:rFonts w:ascii="Arial" w:hAnsi="Arial" w:cs="Arial"/>
                  <w:color w:val="000000" w:themeColor="text1"/>
                  <w:szCs w:val="22"/>
                </w:rPr>
                <w:t>nom</w:t>
              </w:r>
            </w:ins>
            <w:commentRangeEnd w:id="518"/>
            <w:ins w:id="520" w:author="Alison Lenain" w:date="2024-02-05T17:42:00Z">
              <w:r w:rsidR="00AD064F">
                <w:rPr>
                  <w:rStyle w:val="Marquedecommentaire"/>
                  <w:rFonts w:ascii="Times New Roman" w:hAnsi="Times New Roman"/>
                </w:rPr>
                <w:commentReference w:id="518"/>
              </w:r>
            </w:ins>
          </w:p>
        </w:tc>
        <w:tc>
          <w:tcPr>
            <w:tcW w:w="2410" w:type="dxa"/>
          </w:tcPr>
          <w:p w:rsidR="00D25860" w:rsidRPr="007E0F23" w:rsidRDefault="00D25860" w:rsidP="00AD064F">
            <w:pPr>
              <w:pStyle w:val="Corpsdetexte"/>
              <w:rPr>
                <w:ins w:id="521" w:author="Alison Lenain" w:date="2024-02-05T17:38:00Z"/>
                <w:rFonts w:ascii="Arial" w:hAnsi="Arial" w:cs="Arial"/>
                <w:color w:val="000000" w:themeColor="text1"/>
                <w:szCs w:val="22"/>
              </w:rPr>
            </w:pPr>
            <w:ins w:id="522" w:author="Alison Lenain" w:date="2024-02-05T17:38:00Z">
              <w:r w:rsidRPr="007E0F23">
                <w:rPr>
                  <w:rFonts w:ascii="Arial" w:hAnsi="Arial" w:cs="Arial"/>
                  <w:color w:val="000000" w:themeColor="text1"/>
                  <w:szCs w:val="22"/>
                </w:rPr>
                <w:t xml:space="preserve">Nom de la </w:t>
              </w:r>
            </w:ins>
            <w:ins w:id="523" w:author="Alison Lenain" w:date="2024-02-05T17:42:00Z">
              <w:r w:rsidR="00AD064F">
                <w:rPr>
                  <w:rFonts w:ascii="Arial" w:hAnsi="Arial" w:cs="Arial"/>
                  <w:color w:val="000000" w:themeColor="text1"/>
                  <w:szCs w:val="22"/>
                </w:rPr>
                <w:t xml:space="preserve">bande de </w:t>
              </w:r>
            </w:ins>
            <w:ins w:id="524" w:author="Alison Lenain" w:date="2024-02-05T17:46:00Z">
              <w:r w:rsidR="00AD064F">
                <w:rPr>
                  <w:rFonts w:ascii="Arial" w:hAnsi="Arial" w:cs="Arial"/>
                  <w:color w:val="000000" w:themeColor="text1"/>
                  <w:szCs w:val="22"/>
                </w:rPr>
                <w:t>constructibilité</w:t>
              </w:r>
            </w:ins>
            <w:ins w:id="525" w:author="Alison Lenain" w:date="2024-02-05T17:38:00Z">
              <w:r w:rsidRPr="007E0F23">
                <w:rPr>
                  <w:rFonts w:ascii="Arial" w:hAnsi="Arial" w:cs="Arial"/>
                  <w:color w:val="000000" w:themeColor="text1"/>
                  <w:szCs w:val="22"/>
                </w:rPr>
                <w:t xml:space="preserve"> s’appliquant.</w:t>
              </w:r>
            </w:ins>
          </w:p>
        </w:tc>
        <w:tc>
          <w:tcPr>
            <w:tcW w:w="3402" w:type="dxa"/>
          </w:tcPr>
          <w:p w:rsidR="00D25860" w:rsidRPr="007E0F23" w:rsidRDefault="00D25860">
            <w:pPr>
              <w:pStyle w:val="Corpsdetexte"/>
              <w:rPr>
                <w:ins w:id="526" w:author="Alison Lenain" w:date="2024-02-05T17:38:00Z"/>
                <w:rFonts w:ascii="Arial" w:hAnsi="Arial" w:cs="Arial"/>
                <w:color w:val="000000" w:themeColor="text1"/>
                <w:szCs w:val="22"/>
              </w:rPr>
            </w:pPr>
          </w:p>
        </w:tc>
        <w:tc>
          <w:tcPr>
            <w:tcW w:w="1347" w:type="dxa"/>
          </w:tcPr>
          <w:p w:rsidR="00D25860" w:rsidRPr="007E0F23" w:rsidRDefault="00D25860">
            <w:pPr>
              <w:pStyle w:val="Corpsdetexte"/>
              <w:rPr>
                <w:ins w:id="527" w:author="Alison Lenain" w:date="2024-02-05T17:38:00Z"/>
                <w:rFonts w:ascii="Arial" w:hAnsi="Arial" w:cs="Arial"/>
                <w:color w:val="000000" w:themeColor="text1"/>
                <w:szCs w:val="22"/>
              </w:rPr>
            </w:pPr>
            <w:proofErr w:type="spellStart"/>
            <w:ins w:id="528" w:author="Alison Lenain" w:date="2024-02-05T17:38:00Z">
              <w:r w:rsidRPr="007E0F23">
                <w:rPr>
                  <w:rFonts w:ascii="Arial" w:hAnsi="Arial" w:cs="Arial"/>
                  <w:color w:val="000000" w:themeColor="text1"/>
                  <w:szCs w:val="22"/>
                </w:rPr>
                <w:t>CharacterString</w:t>
              </w:r>
              <w:proofErr w:type="spellEnd"/>
            </w:ins>
          </w:p>
        </w:tc>
        <w:tc>
          <w:tcPr>
            <w:tcW w:w="1311" w:type="dxa"/>
          </w:tcPr>
          <w:p w:rsidR="00D25860" w:rsidRPr="007E0F23" w:rsidRDefault="00D25860">
            <w:pPr>
              <w:pStyle w:val="Corpsdetexte"/>
              <w:rPr>
                <w:ins w:id="529" w:author="Alison Lenain" w:date="2024-02-05T17:38:00Z"/>
                <w:rFonts w:ascii="Arial" w:hAnsi="Arial" w:cs="Arial"/>
                <w:color w:val="000000" w:themeColor="text1"/>
                <w:szCs w:val="22"/>
              </w:rPr>
            </w:pPr>
            <w:ins w:id="530" w:author="Alison Lenain" w:date="2024-02-05T17:38:00Z">
              <w:r>
                <w:rPr>
                  <w:rFonts w:ascii="Arial" w:hAnsi="Arial" w:cs="Arial"/>
                  <w:color w:val="000000" w:themeColor="text1"/>
                  <w:szCs w:val="22"/>
                </w:rPr>
                <w:t>Obligatoire (Valeur vide interdite, valeur unique : 1-1)</w:t>
              </w:r>
            </w:ins>
          </w:p>
        </w:tc>
      </w:tr>
      <w:tr w:rsidR="00D25860" w:rsidRPr="007E0F23" w:rsidTr="00C757F6">
        <w:trPr>
          <w:ins w:id="531" w:author="Alison Lenain" w:date="2024-02-05T17:38:00Z"/>
        </w:trPr>
        <w:tc>
          <w:tcPr>
            <w:tcW w:w="1384" w:type="dxa"/>
          </w:tcPr>
          <w:p w:rsidR="00D25860" w:rsidRPr="007E0F23" w:rsidRDefault="00D25860">
            <w:pPr>
              <w:pStyle w:val="Corpsdetexte"/>
              <w:rPr>
                <w:ins w:id="532" w:author="Alison Lenain" w:date="2024-02-05T17:38:00Z"/>
                <w:rFonts w:ascii="Arial" w:hAnsi="Arial" w:cs="Arial"/>
                <w:color w:val="000000" w:themeColor="text1"/>
                <w:szCs w:val="22"/>
              </w:rPr>
            </w:pPr>
            <w:ins w:id="533" w:author="Alison Lenain" w:date="2024-02-05T17:38:00Z">
              <w:r w:rsidRPr="007E0F23">
                <w:rPr>
                  <w:rFonts w:ascii="Arial" w:hAnsi="Arial" w:cs="Arial"/>
                  <w:color w:val="000000" w:themeColor="text1"/>
                  <w:szCs w:val="22"/>
                </w:rPr>
                <w:t>type</w:t>
              </w:r>
            </w:ins>
          </w:p>
        </w:tc>
        <w:tc>
          <w:tcPr>
            <w:tcW w:w="2410" w:type="dxa"/>
          </w:tcPr>
          <w:p w:rsidR="00D25860" w:rsidRPr="007E0F23" w:rsidRDefault="00D25860" w:rsidP="00AD064F">
            <w:pPr>
              <w:pStyle w:val="Corpsdetexte"/>
              <w:rPr>
                <w:ins w:id="534" w:author="Alison Lenain" w:date="2024-02-05T17:38:00Z"/>
                <w:rFonts w:ascii="Arial" w:hAnsi="Arial" w:cs="Arial"/>
                <w:color w:val="000000" w:themeColor="text1"/>
                <w:szCs w:val="22"/>
              </w:rPr>
            </w:pPr>
            <w:ins w:id="535" w:author="Alison Lenain" w:date="2024-02-05T17:38:00Z">
              <w:r w:rsidRPr="007E0F23">
                <w:rPr>
                  <w:rFonts w:ascii="Arial" w:hAnsi="Arial" w:cs="Arial"/>
                  <w:color w:val="000000" w:themeColor="text1"/>
                  <w:sz w:val="24"/>
                  <w:szCs w:val="22"/>
                </w:rPr>
                <w:t xml:space="preserve">Catégorie de la </w:t>
              </w:r>
            </w:ins>
            <w:ins w:id="536" w:author="Alison Lenain" w:date="2024-02-05T17:43:00Z">
              <w:r w:rsidR="00AD064F">
                <w:rPr>
                  <w:rFonts w:ascii="Arial" w:hAnsi="Arial" w:cs="Arial"/>
                  <w:color w:val="000000" w:themeColor="text1"/>
                  <w:szCs w:val="22"/>
                </w:rPr>
                <w:t xml:space="preserve">condition </w:t>
              </w:r>
            </w:ins>
            <w:ins w:id="537" w:author="Alison Lenain" w:date="2024-02-05T17:38:00Z">
              <w:r w:rsidRPr="007E0F23">
                <w:rPr>
                  <w:rFonts w:ascii="Arial" w:hAnsi="Arial" w:cs="Arial"/>
                  <w:color w:val="000000" w:themeColor="text1"/>
                  <w:szCs w:val="22"/>
                </w:rPr>
                <w:t xml:space="preserve">unitaire </w:t>
              </w:r>
              <w:r w:rsidRPr="007E0F23">
                <w:rPr>
                  <w:rFonts w:ascii="Arial" w:hAnsi="Arial" w:cs="Arial"/>
                  <w:color w:val="000000" w:themeColor="text1"/>
                  <w:sz w:val="24"/>
                  <w:szCs w:val="22"/>
                </w:rPr>
                <w:t>s’appliquant.</w:t>
              </w:r>
            </w:ins>
          </w:p>
        </w:tc>
        <w:tc>
          <w:tcPr>
            <w:tcW w:w="3402" w:type="dxa"/>
          </w:tcPr>
          <w:p w:rsidR="00D25860" w:rsidRPr="007E0F23" w:rsidRDefault="00AD064F">
            <w:pPr>
              <w:pStyle w:val="Corpsdetexte"/>
              <w:rPr>
                <w:ins w:id="538" w:author="Alison Lenain" w:date="2024-02-05T17:38:00Z"/>
                <w:rFonts w:ascii="Arial" w:hAnsi="Arial" w:cs="Arial"/>
                <w:color w:val="000000" w:themeColor="text1"/>
                <w:szCs w:val="22"/>
              </w:rPr>
            </w:pPr>
            <w:commentRangeStart w:id="539"/>
            <w:ins w:id="540" w:author="Alison Lenain" w:date="2024-02-05T17:47:00Z">
              <w:r>
                <w:rPr>
                  <w:rFonts w:ascii="Arial" w:hAnsi="Arial" w:cs="Arial"/>
                  <w:color w:val="000000" w:themeColor="text1"/>
                  <w:szCs w:val="22"/>
                </w:rPr>
                <w:t xml:space="preserve">Bande de constructibilité </w:t>
              </w:r>
              <w:commentRangeEnd w:id="539"/>
              <w:r>
                <w:rPr>
                  <w:rStyle w:val="Marquedecommentaire"/>
                  <w:rFonts w:ascii="Times New Roman" w:hAnsi="Times New Roman"/>
                </w:rPr>
                <w:commentReference w:id="539"/>
              </w:r>
            </w:ins>
          </w:p>
        </w:tc>
        <w:tc>
          <w:tcPr>
            <w:tcW w:w="1347" w:type="dxa"/>
          </w:tcPr>
          <w:p w:rsidR="00D25860" w:rsidRPr="007E0F23" w:rsidRDefault="00D25860">
            <w:pPr>
              <w:pStyle w:val="Corpsdetexte"/>
              <w:rPr>
                <w:ins w:id="541" w:author="Alison Lenain" w:date="2024-02-05T17:38:00Z"/>
                <w:rFonts w:ascii="Arial" w:hAnsi="Arial" w:cs="Arial"/>
                <w:color w:val="000000" w:themeColor="text1"/>
                <w:szCs w:val="22"/>
              </w:rPr>
            </w:pPr>
            <w:proofErr w:type="spellStart"/>
            <w:ins w:id="542" w:author="Alison Lenain" w:date="2024-02-05T17:38:00Z">
              <w:r w:rsidRPr="007E0F23">
                <w:rPr>
                  <w:rFonts w:ascii="Arial" w:hAnsi="Arial" w:cs="Arial"/>
                  <w:color w:val="000000" w:themeColor="text1"/>
                  <w:szCs w:val="22"/>
                </w:rPr>
                <w:t>CharacterString</w:t>
              </w:r>
              <w:proofErr w:type="spellEnd"/>
            </w:ins>
          </w:p>
        </w:tc>
        <w:tc>
          <w:tcPr>
            <w:tcW w:w="1311" w:type="dxa"/>
          </w:tcPr>
          <w:p w:rsidR="00D25860" w:rsidRPr="007E0F23" w:rsidRDefault="00D25860">
            <w:pPr>
              <w:pStyle w:val="Corpsdetexte"/>
              <w:rPr>
                <w:ins w:id="543" w:author="Alison Lenain" w:date="2024-02-05T17:38:00Z"/>
                <w:rFonts w:ascii="Arial" w:hAnsi="Arial" w:cs="Arial"/>
                <w:color w:val="000000" w:themeColor="text1"/>
                <w:szCs w:val="22"/>
              </w:rPr>
            </w:pPr>
            <w:ins w:id="544" w:author="Alison Lenain" w:date="2024-02-05T17:38:00Z">
              <w:r>
                <w:rPr>
                  <w:rFonts w:ascii="Arial" w:hAnsi="Arial" w:cs="Arial"/>
                  <w:color w:val="000000" w:themeColor="text1"/>
                  <w:szCs w:val="22"/>
                </w:rPr>
                <w:t>Obligatoire (Valeur vide interdite, valeur multiples autorisées: 1-*)</w:t>
              </w:r>
            </w:ins>
          </w:p>
        </w:tc>
      </w:tr>
      <w:tr w:rsidR="00D25860" w:rsidRPr="007E0F23" w:rsidTr="00C757F6">
        <w:trPr>
          <w:ins w:id="545" w:author="Alison Lenain" w:date="2024-02-05T17:37:00Z"/>
        </w:trPr>
        <w:tc>
          <w:tcPr>
            <w:tcW w:w="1384" w:type="dxa"/>
          </w:tcPr>
          <w:p w:rsidR="00D25860" w:rsidRPr="007E0F23" w:rsidRDefault="00D25860">
            <w:pPr>
              <w:pStyle w:val="Corpsdetexte"/>
              <w:rPr>
                <w:ins w:id="546" w:author="Alison Lenain" w:date="2024-02-05T17:37:00Z"/>
                <w:rFonts w:ascii="Arial" w:hAnsi="Arial" w:cs="Arial"/>
                <w:color w:val="000000" w:themeColor="text1"/>
                <w:szCs w:val="22"/>
              </w:rPr>
            </w:pPr>
            <w:ins w:id="547" w:author="Alison Lenain" w:date="2024-02-05T17:38:00Z">
              <w:r w:rsidRPr="007E0F23">
                <w:rPr>
                  <w:rFonts w:ascii="Arial" w:hAnsi="Arial" w:cs="Arial"/>
                  <w:color w:val="000000" w:themeColor="text1"/>
                  <w:szCs w:val="22"/>
                </w:rPr>
                <w:t>‍commentaire</w:t>
              </w:r>
            </w:ins>
          </w:p>
        </w:tc>
        <w:tc>
          <w:tcPr>
            <w:tcW w:w="2410" w:type="dxa"/>
          </w:tcPr>
          <w:p w:rsidR="00D25860" w:rsidRPr="007E0F23" w:rsidRDefault="00D25860">
            <w:pPr>
              <w:pStyle w:val="Corpsdetexte"/>
              <w:rPr>
                <w:ins w:id="548" w:author="Alison Lenain" w:date="2024-02-05T17:37:00Z"/>
                <w:rFonts w:ascii="Arial" w:hAnsi="Arial" w:cs="Arial"/>
                <w:color w:val="000000" w:themeColor="text1"/>
                <w:szCs w:val="22"/>
              </w:rPr>
            </w:pPr>
            <w:ins w:id="549" w:author="Alison Lenain" w:date="2024-02-05T17:38: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conditions </w:t>
              </w:r>
              <w:commentRangeStart w:id="550"/>
              <w:r w:rsidRPr="007E0F23">
                <w:rPr>
                  <w:rFonts w:ascii="Arial" w:hAnsi="Arial" w:cs="Arial"/>
                  <w:color w:val="000000" w:themeColor="text1"/>
                </w:rPr>
                <w:t>décrites</w:t>
              </w:r>
              <w:commentRangeEnd w:id="550"/>
              <w:r>
                <w:rPr>
                  <w:rStyle w:val="Marquedecommentaire"/>
                  <w:rFonts w:ascii="Times New Roman" w:hAnsi="Times New Roman"/>
                </w:rPr>
                <w:commentReference w:id="550"/>
              </w:r>
            </w:ins>
          </w:p>
        </w:tc>
        <w:tc>
          <w:tcPr>
            <w:tcW w:w="3402" w:type="dxa"/>
          </w:tcPr>
          <w:p w:rsidR="00D25860" w:rsidRPr="007E0F23" w:rsidRDefault="00AD064F">
            <w:pPr>
              <w:pStyle w:val="Corpsdetexte"/>
              <w:rPr>
                <w:ins w:id="551" w:author="Alison Lenain" w:date="2024-02-05T17:37:00Z"/>
                <w:rFonts w:ascii="Arial" w:hAnsi="Arial" w:cs="Arial"/>
                <w:color w:val="000000" w:themeColor="text1"/>
                <w:szCs w:val="22"/>
              </w:rPr>
            </w:pPr>
            <w:ins w:id="552" w:author="Alison Lenain" w:date="2024-02-05T17:43:00Z">
              <w:r>
                <w:rPr>
                  <w:rFonts w:ascii="Arial" w:hAnsi="Arial" w:cs="Arial"/>
                  <w:color w:val="000000" w:themeColor="text1"/>
                  <w:szCs w:val="22"/>
                </w:rPr>
                <w:t>(voir exemple de Buildrz)</w:t>
              </w:r>
            </w:ins>
          </w:p>
        </w:tc>
        <w:tc>
          <w:tcPr>
            <w:tcW w:w="1347" w:type="dxa"/>
          </w:tcPr>
          <w:p w:rsidR="00D25860" w:rsidRPr="007E0F23" w:rsidRDefault="00D25860">
            <w:pPr>
              <w:pStyle w:val="Corpsdetexte"/>
              <w:rPr>
                <w:ins w:id="553" w:author="Alison Lenain" w:date="2024-02-05T17:37:00Z"/>
                <w:rFonts w:ascii="Arial" w:hAnsi="Arial" w:cs="Arial"/>
                <w:color w:val="000000" w:themeColor="text1"/>
                <w:szCs w:val="22"/>
              </w:rPr>
            </w:pPr>
            <w:proofErr w:type="spellStart"/>
            <w:ins w:id="554" w:author="Alison Lenain" w:date="2024-02-05T17:38:00Z">
              <w:r w:rsidRPr="007E0F23">
                <w:rPr>
                  <w:rFonts w:ascii="Arial" w:hAnsi="Arial" w:cs="Arial"/>
                  <w:color w:val="000000" w:themeColor="text1"/>
                  <w:szCs w:val="22"/>
                </w:rPr>
                <w:t>CharacterString</w:t>
              </w:r>
            </w:ins>
            <w:proofErr w:type="spellEnd"/>
          </w:p>
        </w:tc>
        <w:tc>
          <w:tcPr>
            <w:tcW w:w="1311" w:type="dxa"/>
          </w:tcPr>
          <w:p w:rsidR="00D25860" w:rsidRPr="007E0F23" w:rsidRDefault="00D25860">
            <w:pPr>
              <w:pStyle w:val="Corpsdetexte"/>
              <w:rPr>
                <w:ins w:id="555" w:author="Alison Lenain" w:date="2024-02-05T17:37:00Z"/>
                <w:rFonts w:ascii="Arial" w:hAnsi="Arial" w:cs="Arial"/>
                <w:color w:val="000000" w:themeColor="text1"/>
                <w:szCs w:val="22"/>
              </w:rPr>
            </w:pPr>
            <w:ins w:id="556" w:author="Alison Lenain" w:date="2024-02-05T17:38: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3D3DA7" w:rsidRPr="007E0F23" w:rsidTr="00C757F6">
        <w:tc>
          <w:tcPr>
            <w:tcW w:w="1384" w:type="dxa"/>
          </w:tcPr>
          <w:p w:rsidR="003D3DA7" w:rsidRPr="007E0F23" w:rsidRDefault="003D3DA7">
            <w:pPr>
              <w:pStyle w:val="Contenudetableau"/>
              <w:rPr>
                <w:rFonts w:ascii="Arial" w:hAnsi="Arial" w:cs="Arial"/>
                <w:color w:val="000000" w:themeColor="text1"/>
                <w:szCs w:val="22"/>
              </w:rPr>
            </w:pPr>
            <w:del w:id="557" w:author="Alison Lenain" w:date="2024-02-05T17:47:00Z">
              <w:r w:rsidRPr="007E0F23" w:rsidDel="00AD064F">
                <w:rPr>
                  <w:rFonts w:ascii="Arial" w:hAnsi="Arial" w:cs="Arial"/>
                  <w:color w:val="000000" w:themeColor="text1"/>
                  <w:sz w:val="24"/>
                  <w:szCs w:val="22"/>
                </w:rPr>
                <w:delText>Type</w:delText>
              </w:r>
            </w:del>
            <w:proofErr w:type="spellStart"/>
            <w:r w:rsidRPr="007E0F23">
              <w:rPr>
                <w:rFonts w:ascii="Arial" w:hAnsi="Arial" w:cs="Arial"/>
                <w:color w:val="000000" w:themeColor="text1"/>
                <w:sz w:val="24"/>
                <w:szCs w:val="22"/>
              </w:rPr>
              <w:t>Band</w:t>
            </w:r>
            <w:r w:rsidRPr="007E0F23">
              <w:rPr>
                <w:rFonts w:ascii="Arial" w:hAnsi="Arial" w:cs="Arial"/>
                <w:color w:val="000000" w:themeColor="text1"/>
                <w:sz w:val="24"/>
                <w:szCs w:val="22"/>
              </w:rPr>
              <w:lastRenderedPageBreak/>
              <w:t>eConstructibilite</w:t>
            </w:r>
            <w:proofErr w:type="spellEnd"/>
          </w:p>
        </w:tc>
        <w:tc>
          <w:tcPr>
            <w:tcW w:w="2410" w:type="dxa"/>
          </w:tcPr>
          <w:p w:rsidR="003D3DA7" w:rsidRPr="007E0F23" w:rsidRDefault="003D3DA7">
            <w:pPr>
              <w:pStyle w:val="Corpsdetexte"/>
              <w:rPr>
                <w:rFonts w:ascii="Arial" w:hAnsi="Arial" w:cs="Arial"/>
                <w:color w:val="000000" w:themeColor="text1"/>
                <w:szCs w:val="22"/>
              </w:rPr>
            </w:pPr>
            <w:r w:rsidRPr="007E0F23">
              <w:rPr>
                <w:rFonts w:ascii="Arial" w:hAnsi="Arial" w:cs="Arial"/>
                <w:color w:val="000000" w:themeColor="text1"/>
                <w:szCs w:val="22"/>
              </w:rPr>
              <w:lastRenderedPageBreak/>
              <w:t xml:space="preserve">Détermine le type de bande de </w:t>
            </w:r>
            <w:r w:rsidRPr="007E0F23">
              <w:rPr>
                <w:rFonts w:ascii="Arial" w:hAnsi="Arial" w:cs="Arial"/>
                <w:color w:val="000000" w:themeColor="text1"/>
                <w:szCs w:val="22"/>
              </w:rPr>
              <w:lastRenderedPageBreak/>
              <w:t>constructibilité</w:t>
            </w:r>
          </w:p>
        </w:tc>
        <w:tc>
          <w:tcPr>
            <w:tcW w:w="3402" w:type="dxa"/>
          </w:tcPr>
          <w:p w:rsidR="003D3DA7" w:rsidRPr="007E0F23" w:rsidRDefault="003D3DA7">
            <w:pPr>
              <w:pStyle w:val="Corpsdetexte"/>
              <w:rPr>
                <w:rFonts w:ascii="Arial" w:hAnsi="Arial" w:cs="Arial"/>
                <w:color w:val="000000" w:themeColor="text1"/>
                <w:szCs w:val="22"/>
              </w:rPr>
            </w:pPr>
            <w:ins w:id="558" w:author="Alison Lenain" w:date="2024-02-05T17:46:00Z">
              <w:r w:rsidRPr="007E0F23">
                <w:rPr>
                  <w:rFonts w:ascii="Arial" w:hAnsi="Arial" w:cs="Arial"/>
                  <w:color w:val="000000" w:themeColor="text1"/>
                  <w:sz w:val="24"/>
                  <w:u w:val="single"/>
                </w:rPr>
                <w:lastRenderedPageBreak/>
                <w:t>Listes de valeurs</w:t>
              </w:r>
              <w:r w:rsidRPr="007E0F23">
                <w:rPr>
                  <w:rFonts w:ascii="Arial" w:hAnsi="Arial" w:cs="Arial"/>
                  <w:color w:val="000000" w:themeColor="text1"/>
                  <w:sz w:val="24"/>
                </w:rPr>
                <w:t> : p</w:t>
              </w:r>
              <w:r w:rsidRPr="007E0F23">
                <w:rPr>
                  <w:rFonts w:ascii="Arial" w:hAnsi="Arial" w:cs="Arial"/>
                  <w:color w:val="000000" w:themeColor="text1"/>
                  <w:sz w:val="24"/>
                  <w:szCs w:val="22"/>
                </w:rPr>
                <w:t xml:space="preserve">rincipale, </w:t>
              </w:r>
              <w:r w:rsidRPr="007E0F23">
                <w:rPr>
                  <w:rFonts w:ascii="Arial" w:hAnsi="Arial" w:cs="Arial"/>
                  <w:color w:val="000000" w:themeColor="text1"/>
                  <w:sz w:val="24"/>
                  <w:szCs w:val="22"/>
                </w:rPr>
                <w:lastRenderedPageBreak/>
                <w:t>secondaire</w:t>
              </w:r>
              <w:r w:rsidRPr="007E0F23" w:rsidDel="00AD064F">
                <w:rPr>
                  <w:rFonts w:ascii="Arial" w:hAnsi="Arial" w:cs="Arial"/>
                  <w:color w:val="000000" w:themeColor="text1"/>
                  <w:szCs w:val="22"/>
                </w:rPr>
                <w:t xml:space="preserve"> </w:t>
              </w:r>
            </w:ins>
            <w:del w:id="559" w:author="Alison Lenain" w:date="2024-02-05T17:46:00Z">
              <w:r w:rsidRPr="007E0F23" w:rsidDel="00AD064F">
                <w:rPr>
                  <w:rFonts w:ascii="Arial" w:hAnsi="Arial" w:cs="Arial"/>
                  <w:color w:val="000000" w:themeColor="text1"/>
                  <w:szCs w:val="22"/>
                </w:rPr>
                <w:delText>-*</w:delText>
              </w:r>
            </w:del>
          </w:p>
        </w:tc>
        <w:tc>
          <w:tcPr>
            <w:tcW w:w="1347" w:type="dxa"/>
          </w:tcPr>
          <w:p w:rsidR="003D3DA7" w:rsidRPr="007E0F23" w:rsidRDefault="003D3DA7">
            <w:pPr>
              <w:pStyle w:val="Corpsdetexte"/>
              <w:rPr>
                <w:rFonts w:ascii="Arial" w:hAnsi="Arial" w:cs="Arial"/>
                <w:color w:val="000000" w:themeColor="text1"/>
                <w:szCs w:val="22"/>
              </w:rPr>
            </w:pPr>
            <w:r w:rsidRPr="007E0F23">
              <w:rPr>
                <w:rFonts w:ascii="Arial" w:hAnsi="Arial" w:cs="Arial"/>
                <w:color w:val="000000" w:themeColor="text1"/>
                <w:szCs w:val="22"/>
              </w:rPr>
              <w:lastRenderedPageBreak/>
              <w:t xml:space="preserve">Choisir l’une des </w:t>
            </w:r>
            <w:r w:rsidRPr="007E0F23">
              <w:rPr>
                <w:rFonts w:ascii="Arial" w:hAnsi="Arial" w:cs="Arial"/>
                <w:color w:val="000000" w:themeColor="text1"/>
                <w:szCs w:val="22"/>
              </w:rPr>
              <w:lastRenderedPageBreak/>
              <w:t>valeurs de l’énumération « </w:t>
            </w:r>
            <w:proofErr w:type="spellStart"/>
            <w:r w:rsidRPr="007E0F23">
              <w:rPr>
                <w:rFonts w:ascii="Arial" w:hAnsi="Arial" w:cs="Arial"/>
                <w:color w:val="000000" w:themeColor="text1"/>
                <w:szCs w:val="22"/>
              </w:rPr>
              <w:t>TypeBandeConstructibilite</w:t>
            </w:r>
            <w:proofErr w:type="spellEnd"/>
            <w:r w:rsidRPr="007E0F23">
              <w:rPr>
                <w:rFonts w:ascii="Arial" w:hAnsi="Arial" w:cs="Arial"/>
                <w:color w:val="000000" w:themeColor="text1"/>
                <w:szCs w:val="22"/>
              </w:rPr>
              <w:t> »</w:t>
            </w:r>
          </w:p>
        </w:tc>
        <w:tc>
          <w:tcPr>
            <w:tcW w:w="1311" w:type="dxa"/>
          </w:tcPr>
          <w:p w:rsidR="003D3DA7" w:rsidRPr="007E0F23" w:rsidRDefault="003D3DA7">
            <w:pPr>
              <w:pStyle w:val="Contenudetableau"/>
              <w:rPr>
                <w:rFonts w:ascii="Arial" w:hAnsi="Arial" w:cs="Arial"/>
                <w:color w:val="000000" w:themeColor="text1"/>
                <w:szCs w:val="22"/>
              </w:rPr>
            </w:pPr>
            <w:ins w:id="560" w:author="Alison Lenain" w:date="2024-02-05T17:49:00Z">
              <w:r>
                <w:rPr>
                  <w:rFonts w:ascii="Arial" w:hAnsi="Arial" w:cs="Arial"/>
                  <w:color w:val="000000" w:themeColor="text1"/>
                  <w:szCs w:val="22"/>
                </w:rPr>
                <w:lastRenderedPageBreak/>
                <w:t xml:space="preserve">Obligatoire (Valeur </w:t>
              </w:r>
              <w:r>
                <w:rPr>
                  <w:rFonts w:ascii="Arial" w:hAnsi="Arial" w:cs="Arial"/>
                  <w:color w:val="000000" w:themeColor="text1"/>
                  <w:szCs w:val="22"/>
                </w:rPr>
                <w:lastRenderedPageBreak/>
                <w:t>vide interdite, valeur multiples autorisées: 1-*)</w:t>
              </w:r>
            </w:ins>
            <w:del w:id="561" w:author="Alison Lenain" w:date="2024-02-05T17:48:00Z">
              <w:r w:rsidRPr="007E0F23" w:rsidDel="00AD064F">
                <w:rPr>
                  <w:rFonts w:ascii="Arial" w:hAnsi="Arial" w:cs="Arial"/>
                  <w:color w:val="000000" w:themeColor="text1"/>
                  <w:sz w:val="24"/>
                  <w:u w:val="single"/>
                </w:rPr>
                <w:delText>Listes de valeurs</w:delText>
              </w:r>
              <w:r w:rsidRPr="007E0F23" w:rsidDel="00AD064F">
                <w:rPr>
                  <w:rFonts w:ascii="Arial" w:hAnsi="Arial" w:cs="Arial"/>
                  <w:color w:val="000000" w:themeColor="text1"/>
                  <w:sz w:val="24"/>
                </w:rPr>
                <w:delText> : p</w:delText>
              </w:r>
              <w:r w:rsidRPr="007E0F23" w:rsidDel="00AD064F">
                <w:rPr>
                  <w:rFonts w:ascii="Arial" w:hAnsi="Arial" w:cs="Arial"/>
                  <w:color w:val="000000" w:themeColor="text1"/>
                  <w:sz w:val="24"/>
                  <w:szCs w:val="22"/>
                </w:rPr>
                <w:delText>rincipale, secondaire</w:delText>
              </w:r>
            </w:del>
          </w:p>
        </w:tc>
      </w:tr>
      <w:tr w:rsidR="003D3DA7" w:rsidRPr="007E0F23" w:rsidTr="00C757F6">
        <w:tc>
          <w:tcPr>
            <w:tcW w:w="1384" w:type="dxa"/>
          </w:tcPr>
          <w:p w:rsidR="003D3DA7" w:rsidRPr="007E0F23" w:rsidRDefault="003D3DA7">
            <w:pPr>
              <w:pStyle w:val="Contenudetableau"/>
              <w:rPr>
                <w:rFonts w:ascii="Arial" w:hAnsi="Arial" w:cs="Arial"/>
                <w:color w:val="000000" w:themeColor="text1"/>
                <w:szCs w:val="22"/>
              </w:rPr>
            </w:pPr>
            <w:r w:rsidRPr="007E0F23">
              <w:rPr>
                <w:rFonts w:ascii="Arial" w:hAnsi="Arial" w:cs="Arial"/>
                <w:color w:val="000000" w:themeColor="text1"/>
                <w:sz w:val="24"/>
                <w:szCs w:val="22"/>
              </w:rPr>
              <w:lastRenderedPageBreak/>
              <w:t>profondeur</w:t>
            </w:r>
          </w:p>
        </w:tc>
        <w:tc>
          <w:tcPr>
            <w:tcW w:w="2410" w:type="dxa"/>
          </w:tcPr>
          <w:p w:rsidR="003D3DA7" w:rsidRPr="007E0F23" w:rsidRDefault="003D3DA7">
            <w:pPr>
              <w:pStyle w:val="Corpsdetexte"/>
              <w:rPr>
                <w:rFonts w:ascii="Arial" w:hAnsi="Arial" w:cs="Arial"/>
                <w:color w:val="000000" w:themeColor="text1"/>
                <w:szCs w:val="22"/>
              </w:rPr>
            </w:pPr>
            <w:r w:rsidRPr="007E0F23">
              <w:rPr>
                <w:rFonts w:ascii="Arial" w:hAnsi="Arial" w:cs="Arial"/>
                <w:color w:val="000000" w:themeColor="text1"/>
                <w:szCs w:val="22"/>
              </w:rPr>
              <w:t>Détermine la profondeur par rapport aux bordures donnant sur la voirie.</w:t>
            </w:r>
          </w:p>
        </w:tc>
        <w:tc>
          <w:tcPr>
            <w:tcW w:w="3402" w:type="dxa"/>
          </w:tcPr>
          <w:p w:rsidR="003D3DA7" w:rsidRPr="007E0F23" w:rsidRDefault="003D3DA7">
            <w:pPr>
              <w:pStyle w:val="Corpsdetexte"/>
              <w:rPr>
                <w:rFonts w:ascii="Arial" w:hAnsi="Arial" w:cs="Arial"/>
                <w:color w:val="000000" w:themeColor="text1"/>
                <w:szCs w:val="22"/>
              </w:rPr>
            </w:pPr>
            <w:del w:id="562" w:author="Alison Lenain" w:date="2024-02-05T17:49:00Z">
              <w:r w:rsidRPr="007E0F23" w:rsidDel="003D3DA7">
                <w:rPr>
                  <w:rFonts w:ascii="Arial" w:hAnsi="Arial" w:cs="Arial"/>
                  <w:color w:val="000000" w:themeColor="text1"/>
                  <w:szCs w:val="22"/>
                </w:rPr>
                <w:delText>Real</w:delText>
              </w:r>
            </w:del>
            <w:ins w:id="563" w:author="Alison Lenain" w:date="2024-02-05T17:49:00Z">
              <w:r>
                <w:rPr>
                  <w:rFonts w:ascii="Arial" w:hAnsi="Arial" w:cs="Arial"/>
                  <w:color w:val="000000" w:themeColor="text1"/>
                  <w:szCs w:val="22"/>
                </w:rPr>
                <w:t xml:space="preserve"> 5 mètres</w:t>
              </w:r>
            </w:ins>
          </w:p>
        </w:tc>
        <w:tc>
          <w:tcPr>
            <w:tcW w:w="1347" w:type="dxa"/>
          </w:tcPr>
          <w:p w:rsidR="003D3DA7" w:rsidRPr="007E0F23" w:rsidRDefault="003D3DA7">
            <w:pPr>
              <w:pStyle w:val="Corpsdetexte"/>
              <w:rPr>
                <w:rFonts w:ascii="Arial" w:hAnsi="Arial" w:cs="Arial"/>
                <w:color w:val="000000" w:themeColor="text1"/>
                <w:szCs w:val="22"/>
              </w:rPr>
            </w:pPr>
            <w:ins w:id="564" w:author="Alison Lenain" w:date="2024-02-05T17:49:00Z">
              <w:r w:rsidRPr="007E0F23">
                <w:rPr>
                  <w:rFonts w:ascii="Arial" w:hAnsi="Arial" w:cs="Arial"/>
                  <w:color w:val="000000" w:themeColor="text1"/>
                  <w:szCs w:val="22"/>
                </w:rPr>
                <w:t>Real</w:t>
              </w:r>
              <w:r>
                <w:rPr>
                  <w:rFonts w:ascii="Arial" w:hAnsi="Arial" w:cs="Arial"/>
                  <w:color w:val="000000" w:themeColor="text1"/>
                  <w:szCs w:val="22"/>
                </w:rPr>
                <w:t xml:space="preserve">. </w:t>
              </w:r>
            </w:ins>
            <w:r w:rsidRPr="007E0F23">
              <w:rPr>
                <w:rFonts w:ascii="Arial" w:hAnsi="Arial" w:cs="Arial"/>
                <w:color w:val="000000" w:themeColor="text1"/>
                <w:szCs w:val="22"/>
              </w:rPr>
              <w:t>Les types réels (ou types à virgule flottante) représentent les valeurs ayant une partie fractionnelle.</w:t>
            </w:r>
          </w:p>
        </w:tc>
        <w:tc>
          <w:tcPr>
            <w:tcW w:w="1311" w:type="dxa"/>
          </w:tcPr>
          <w:p w:rsidR="003D3DA7" w:rsidRPr="007E0F23" w:rsidRDefault="003D3DA7">
            <w:pPr>
              <w:pStyle w:val="Contenudetableau"/>
              <w:rPr>
                <w:rFonts w:ascii="Arial" w:hAnsi="Arial" w:cs="Arial"/>
                <w:color w:val="000000" w:themeColor="text1"/>
                <w:szCs w:val="22"/>
              </w:rPr>
            </w:pPr>
            <w:ins w:id="565" w:author="Alison Lenain" w:date="2024-02-05T17:49:00Z">
              <w:r>
                <w:rPr>
                  <w:rFonts w:ascii="Arial" w:hAnsi="Arial" w:cs="Arial"/>
                  <w:color w:val="000000" w:themeColor="text1"/>
                  <w:szCs w:val="22"/>
                </w:rPr>
                <w:t>Obligatoire (Valeur vide interdite, valeur unique : 1-1)</w:t>
              </w:r>
            </w:ins>
          </w:p>
        </w:tc>
      </w:tr>
      <w:tr w:rsidR="00C757F6" w:rsidRPr="007E0F23" w:rsidTr="00C757F6">
        <w:trPr>
          <w:ins w:id="566" w:author="Alison Lenain" w:date="2024-02-09T16:09:00Z"/>
        </w:trPr>
        <w:tc>
          <w:tcPr>
            <w:tcW w:w="1384" w:type="dxa"/>
          </w:tcPr>
          <w:p w:rsidR="00C757F6" w:rsidRPr="007E0F23" w:rsidRDefault="00C757F6">
            <w:pPr>
              <w:pStyle w:val="Contenudetableau"/>
              <w:rPr>
                <w:ins w:id="567" w:author="Alison Lenain" w:date="2024-02-09T16:09:00Z"/>
                <w:rFonts w:ascii="Arial" w:hAnsi="Arial" w:cs="Arial"/>
                <w:color w:val="000000" w:themeColor="text1"/>
                <w:sz w:val="24"/>
                <w:szCs w:val="22"/>
              </w:rPr>
            </w:pPr>
            <w:ins w:id="568" w:author="Alison Lenain" w:date="2024-02-09T16:09:00Z">
              <w:r w:rsidRPr="007E0F23">
                <w:rPr>
                  <w:rFonts w:ascii="Arial" w:hAnsi="Arial" w:cs="Arial"/>
                  <w:color w:val="000000" w:themeColor="text1"/>
                  <w:szCs w:val="22"/>
                </w:rPr>
                <w:t>Reference</w:t>
              </w:r>
            </w:ins>
          </w:p>
        </w:tc>
        <w:tc>
          <w:tcPr>
            <w:tcW w:w="2410" w:type="dxa"/>
          </w:tcPr>
          <w:p w:rsidR="00C757F6" w:rsidRPr="007E0F23" w:rsidRDefault="00C757F6">
            <w:pPr>
              <w:pStyle w:val="Corpsdetexte"/>
              <w:rPr>
                <w:ins w:id="569" w:author="Alison Lenain" w:date="2024-02-09T16:09:00Z"/>
                <w:rFonts w:ascii="Arial" w:hAnsi="Arial" w:cs="Arial"/>
                <w:color w:val="000000" w:themeColor="text1"/>
                <w:szCs w:val="22"/>
              </w:rPr>
            </w:pPr>
            <w:ins w:id="570" w:author="Alison Lenain" w:date="2024-02-09T16:09:00Z">
              <w:r w:rsidRPr="007E0F23">
                <w:rPr>
                  <w:rFonts w:ascii="Arial" w:hAnsi="Arial" w:cs="Arial"/>
                  <w:color w:val="000000" w:themeColor="text1"/>
                  <w:szCs w:val="22"/>
                </w:rPr>
                <w:t>référence utilisée pour déterminer l’alignement</w:t>
              </w:r>
            </w:ins>
          </w:p>
        </w:tc>
        <w:tc>
          <w:tcPr>
            <w:tcW w:w="3402" w:type="dxa"/>
          </w:tcPr>
          <w:p w:rsidR="00C757F6" w:rsidRPr="007E0F23" w:rsidDel="003D3DA7" w:rsidRDefault="00C757F6">
            <w:pPr>
              <w:pStyle w:val="Corpsdetexte"/>
              <w:rPr>
                <w:ins w:id="571" w:author="Alison Lenain" w:date="2024-02-09T16:09:00Z"/>
                <w:rFonts w:ascii="Arial" w:hAnsi="Arial" w:cs="Arial"/>
                <w:color w:val="000000" w:themeColor="text1"/>
                <w:szCs w:val="22"/>
              </w:rPr>
            </w:pPr>
            <w:ins w:id="572" w:author="Alison Lenain" w:date="2024-02-09T16:09:00Z">
              <w:r w:rsidRPr="007E0F23">
                <w:rPr>
                  <w:rFonts w:ascii="Arial" w:hAnsi="Arial" w:cs="Arial"/>
                  <w:color w:val="000000" w:themeColor="text1"/>
                  <w:szCs w:val="22"/>
                </w:rPr>
                <w:t>1…*</w:t>
              </w:r>
            </w:ins>
          </w:p>
        </w:tc>
        <w:tc>
          <w:tcPr>
            <w:tcW w:w="1347" w:type="dxa"/>
          </w:tcPr>
          <w:p w:rsidR="00C757F6" w:rsidRPr="007E0F23" w:rsidRDefault="00C757F6">
            <w:pPr>
              <w:pStyle w:val="Corpsdetexte"/>
              <w:rPr>
                <w:ins w:id="573" w:author="Alison Lenain" w:date="2024-02-09T16:09:00Z"/>
                <w:rFonts w:ascii="Arial" w:hAnsi="Arial" w:cs="Arial"/>
                <w:color w:val="000000" w:themeColor="text1"/>
                <w:szCs w:val="22"/>
              </w:rPr>
            </w:pPr>
            <w:ins w:id="574" w:author="Alison Lenain" w:date="2024-02-09T16:09:00Z">
              <w:r w:rsidRPr="007E0F23">
                <w:rPr>
                  <w:rFonts w:ascii="Arial" w:hAnsi="Arial" w:cs="Arial"/>
                  <w:color w:val="000000" w:themeColor="text1"/>
                  <w:szCs w:val="22"/>
                </w:rPr>
                <w:t>Choisir l’une des valeurs de l’énumération « </w:t>
              </w:r>
              <w:proofErr w:type="spellStart"/>
              <w:r w:rsidRPr="007E0F23">
                <w:rPr>
                  <w:rFonts w:ascii="Arial" w:hAnsi="Arial" w:cs="Arial"/>
                  <w:color w:val="000000" w:themeColor="text1"/>
                  <w:szCs w:val="22"/>
                </w:rPr>
                <w:t>TypeReference</w:t>
              </w:r>
              <w:proofErr w:type="spellEnd"/>
              <w:r w:rsidRPr="007E0F23">
                <w:rPr>
                  <w:rFonts w:ascii="Arial" w:hAnsi="Arial" w:cs="Arial"/>
                  <w:color w:val="000000" w:themeColor="text1"/>
                  <w:szCs w:val="22"/>
                </w:rPr>
                <w:t> »</w:t>
              </w:r>
            </w:ins>
          </w:p>
        </w:tc>
        <w:tc>
          <w:tcPr>
            <w:tcW w:w="1311" w:type="dxa"/>
          </w:tcPr>
          <w:p w:rsidR="00C757F6" w:rsidRDefault="00C757F6">
            <w:pPr>
              <w:pStyle w:val="Contenudetableau"/>
              <w:rPr>
                <w:ins w:id="575" w:author="Alison Lenain" w:date="2024-02-09T16:09:00Z"/>
                <w:rFonts w:ascii="Arial" w:hAnsi="Arial" w:cs="Arial"/>
                <w:color w:val="000000" w:themeColor="text1"/>
                <w:szCs w:val="22"/>
              </w:rPr>
            </w:pPr>
            <w:ins w:id="576" w:author="Alison Lenain" w:date="2024-02-09T16:09:00Z">
              <w:r w:rsidRPr="007E0F23">
                <w:rPr>
                  <w:rFonts w:ascii="Arial" w:hAnsi="Arial" w:cs="Arial"/>
                  <w:color w:val="000000" w:themeColor="text1"/>
                  <w:szCs w:val="22"/>
                  <w:u w:val="single"/>
                </w:rPr>
                <w:t>Listes de valeurs</w:t>
              </w:r>
              <w:r w:rsidRPr="007E0F23">
                <w:rPr>
                  <w:rFonts w:ascii="Arial" w:hAnsi="Arial" w:cs="Arial"/>
                  <w:color w:val="000000" w:themeColor="text1"/>
                  <w:szCs w:val="22"/>
                </w:rPr>
                <w:t> : Fond, limite latérale, emprise publique, bâtiment</w:t>
              </w:r>
              <w:commentRangeStart w:id="577"/>
              <w:r w:rsidRPr="007E0F23">
                <w:rPr>
                  <w:rFonts w:ascii="Arial" w:hAnsi="Arial" w:cs="Arial"/>
                  <w:color w:val="000000" w:themeColor="text1"/>
                  <w:szCs w:val="22"/>
                </w:rPr>
                <w:t xml:space="preserve">, </w:t>
              </w:r>
              <w:commentRangeEnd w:id="577"/>
              <w:r w:rsidRPr="007E0F23">
                <w:rPr>
                  <w:rFonts w:ascii="Arial" w:hAnsi="Arial" w:cs="Arial"/>
                  <w:color w:val="000000" w:themeColor="text1"/>
                </w:rPr>
                <w:commentReference w:id="577"/>
              </w:r>
              <w:r w:rsidRPr="007E0F23">
                <w:rPr>
                  <w:rFonts w:ascii="Arial" w:hAnsi="Arial" w:cs="Arial"/>
                  <w:color w:val="000000" w:themeColor="text1"/>
                  <w:szCs w:val="22"/>
                </w:rPr>
                <w:t xml:space="preserve"> </w:t>
              </w:r>
              <w:commentRangeStart w:id="578"/>
              <w:commentRangeStart w:id="579"/>
              <w:r w:rsidRPr="007E0F23">
                <w:rPr>
                  <w:rFonts w:ascii="Arial" w:hAnsi="Arial" w:cs="Arial"/>
                  <w:color w:val="000000" w:themeColor="text1"/>
                  <w:szCs w:val="22"/>
                </w:rPr>
                <w:t>attenant, pignon attenant</w:t>
              </w:r>
              <w:commentRangeEnd w:id="578"/>
              <w:r w:rsidRPr="007E0F23">
                <w:rPr>
                  <w:rFonts w:ascii="Arial" w:hAnsi="Arial" w:cs="Arial"/>
                  <w:color w:val="000000" w:themeColor="text1"/>
                </w:rPr>
                <w:commentReference w:id="578"/>
              </w:r>
              <w:commentRangeEnd w:id="579"/>
              <w:r w:rsidRPr="007E0F23">
                <w:rPr>
                  <w:rStyle w:val="Marquedecommentaire"/>
                  <w:rFonts w:ascii="Arial" w:hAnsi="Arial" w:cs="Arial"/>
                </w:rPr>
                <w:commentReference w:id="579"/>
              </w:r>
              <w:r w:rsidRPr="007E0F23">
                <w:rPr>
                  <w:rFonts w:ascii="Arial" w:hAnsi="Arial" w:cs="Arial"/>
                  <w:color w:val="000000" w:themeColor="text1"/>
                  <w:szCs w:val="22"/>
                </w:rPr>
                <w:t>, voie</w:t>
              </w:r>
            </w:ins>
          </w:p>
        </w:tc>
      </w:tr>
    </w:tbl>
    <w:p w:rsidR="00294020" w:rsidRPr="007E0F23" w:rsidRDefault="00294020">
      <w:pPr>
        <w:pStyle w:val="Titre3mod"/>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580" w:name="_Toc158389282"/>
      <w:r w:rsidRPr="007E0F23">
        <w:rPr>
          <w:rFonts w:ascii="Arial" w:hAnsi="Arial" w:cs="Arial"/>
          <w:color w:val="000000" w:themeColor="text1"/>
        </w:rPr>
        <w:t xml:space="preserve">Classe </w:t>
      </w:r>
      <w:proofErr w:type="spellStart"/>
      <w:r w:rsidRPr="007E0F23">
        <w:rPr>
          <w:rFonts w:ascii="Arial" w:hAnsi="Arial" w:cs="Arial"/>
          <w:color w:val="000000" w:themeColor="text1"/>
        </w:rPr>
        <w:t>TypeBatiment</w:t>
      </w:r>
      <w:bookmarkEnd w:id="580"/>
      <w:proofErr w:type="spellEnd"/>
    </w:p>
    <w:p w:rsidR="00294020" w:rsidRPr="007E0F23" w:rsidRDefault="00294020">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35"/>
        <w:gridCol w:w="1933"/>
        <w:gridCol w:w="1936"/>
        <w:gridCol w:w="2098"/>
        <w:gridCol w:w="1952"/>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TypeBatiment</w:t>
            </w:r>
            <w:proofErr w:type="spellEnd"/>
          </w:p>
        </w:tc>
      </w:tr>
      <w:tr w:rsidR="00294020" w:rsidRPr="007E0F23">
        <w:tc>
          <w:tcPr>
            <w:tcW w:w="9854" w:type="dxa"/>
            <w:gridSpan w:val="5"/>
          </w:tcPr>
          <w:p w:rsidR="00294020" w:rsidRPr="007E0F23" w:rsidRDefault="00EA095A" w:rsidP="005D17C3">
            <w:pPr>
              <w:pStyle w:val="Corpsdetexte"/>
              <w:rPr>
                <w:rFonts w:ascii="Arial" w:hAnsi="Arial" w:cs="Arial"/>
                <w:color w:val="000000" w:themeColor="text1"/>
                <w:szCs w:val="22"/>
              </w:rPr>
            </w:pPr>
            <w:r w:rsidRPr="007E0F23">
              <w:rPr>
                <w:rFonts w:ascii="Arial" w:hAnsi="Arial" w:cs="Arial"/>
                <w:color w:val="000000" w:themeColor="text1"/>
                <w:szCs w:val="22"/>
              </w:rPr>
              <w:t>Description de</w:t>
            </w:r>
            <w:r w:rsidR="005D17C3" w:rsidRPr="007E0F23">
              <w:rPr>
                <w:rFonts w:ascii="Arial" w:hAnsi="Arial" w:cs="Arial"/>
                <w:color w:val="000000" w:themeColor="text1"/>
                <w:szCs w:val="22"/>
              </w:rPr>
              <w:t>s différentes activités qui vont conditionnées</w:t>
            </w:r>
            <w:r w:rsidRPr="007E0F23">
              <w:rPr>
                <w:rFonts w:ascii="Arial" w:hAnsi="Arial" w:cs="Arial"/>
                <w:color w:val="000000" w:themeColor="text1"/>
                <w:szCs w:val="22"/>
              </w:rPr>
              <w:t xml:space="preserve"> la destination </w:t>
            </w:r>
            <w:r w:rsidR="004B1B08" w:rsidRPr="007E0F23">
              <w:rPr>
                <w:rFonts w:ascii="Arial" w:hAnsi="Arial" w:cs="Arial"/>
                <w:color w:val="000000" w:themeColor="text1"/>
                <w:szCs w:val="22"/>
              </w:rPr>
              <w:t xml:space="preserve">et les sous destinations </w:t>
            </w:r>
            <w:r w:rsidRPr="007E0F23">
              <w:rPr>
                <w:rFonts w:ascii="Arial" w:hAnsi="Arial" w:cs="Arial"/>
                <w:color w:val="000000" w:themeColor="text1"/>
                <w:szCs w:val="22"/>
              </w:rPr>
              <w:t>du bâtiment</w:t>
            </w:r>
            <w:r w:rsidR="005D17C3" w:rsidRPr="007E0F23">
              <w:rPr>
                <w:rFonts w:ascii="Arial" w:hAnsi="Arial" w:cs="Arial"/>
                <w:color w:val="000000" w:themeColor="text1"/>
                <w:szCs w:val="22"/>
              </w:rPr>
              <w:t>.</w:t>
            </w:r>
          </w:p>
        </w:tc>
      </w:tr>
      <w:tr w:rsidR="00294020" w:rsidRPr="007E0F23">
        <w:tc>
          <w:tcPr>
            <w:tcW w:w="193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193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1936" w:type="dxa"/>
          </w:tcPr>
          <w:p w:rsidR="00294020" w:rsidRPr="007E0F23" w:rsidRDefault="003925CE" w:rsidP="003925CE">
            <w:pPr>
              <w:pStyle w:val="Corpsdetexte"/>
              <w:rPr>
                <w:rFonts w:ascii="Arial" w:hAnsi="Arial" w:cs="Arial"/>
                <w:color w:val="000000" w:themeColor="text1"/>
                <w:szCs w:val="22"/>
              </w:rPr>
            </w:pPr>
            <w:commentRangeStart w:id="581"/>
            <w:ins w:id="582" w:author="Alison Lenain" w:date="2024-02-08T16:41:00Z">
              <w:r>
                <w:rPr>
                  <w:rFonts w:ascii="Arial" w:hAnsi="Arial" w:cs="Arial"/>
                  <w:color w:val="000000" w:themeColor="text1"/>
                  <w:szCs w:val="22"/>
                </w:rPr>
                <w:t>Exemple</w:t>
              </w:r>
            </w:ins>
            <w:commentRangeEnd w:id="581"/>
            <w:ins w:id="583" w:author="Alison Lenain" w:date="2024-02-08T17:50:00Z">
              <w:r w:rsidR="006A7810">
                <w:rPr>
                  <w:rStyle w:val="Marquedecommentaire"/>
                  <w:rFonts w:ascii="Times New Roman" w:hAnsi="Times New Roman"/>
                </w:rPr>
                <w:commentReference w:id="581"/>
              </w:r>
            </w:ins>
            <w:del w:id="584" w:author="Alison Lenain" w:date="2024-02-08T16:41:00Z">
              <w:r w:rsidR="00EA095A" w:rsidRPr="007E0F23" w:rsidDel="003925CE">
                <w:rPr>
                  <w:rFonts w:ascii="Arial" w:hAnsi="Arial" w:cs="Arial"/>
                  <w:color w:val="000000" w:themeColor="text1"/>
                  <w:szCs w:val="22"/>
                </w:rPr>
                <w:delText>Multiplicité</w:delText>
              </w:r>
            </w:del>
          </w:p>
        </w:tc>
        <w:tc>
          <w:tcPr>
            <w:tcW w:w="2098"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1952"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502CD9" w:rsidRPr="007E0F23">
        <w:tc>
          <w:tcPr>
            <w:tcW w:w="1935" w:type="dxa"/>
          </w:tcPr>
          <w:p w:rsidR="00502CD9" w:rsidRPr="007E0F23" w:rsidRDefault="00502CD9">
            <w:pPr>
              <w:pStyle w:val="Corpsdetexte"/>
              <w:rPr>
                <w:rFonts w:ascii="Arial" w:hAnsi="Arial" w:cs="Arial"/>
                <w:color w:val="000000" w:themeColor="text1"/>
                <w:szCs w:val="22"/>
              </w:rPr>
            </w:pPr>
            <w:ins w:id="585" w:author="Alison Lenain" w:date="2024-02-08T18:06:00Z">
              <w:r w:rsidRPr="007E0F23">
                <w:rPr>
                  <w:rFonts w:ascii="Arial" w:hAnsi="Arial" w:cs="Arial"/>
                  <w:color w:val="000000" w:themeColor="text1"/>
                  <w:szCs w:val="22"/>
                </w:rPr>
                <w:t>id</w:t>
              </w:r>
            </w:ins>
          </w:p>
        </w:tc>
        <w:tc>
          <w:tcPr>
            <w:tcW w:w="1933" w:type="dxa"/>
          </w:tcPr>
          <w:p w:rsidR="00502CD9" w:rsidRPr="007E0F23" w:rsidRDefault="00502CD9" w:rsidP="00E2092C">
            <w:pPr>
              <w:pStyle w:val="Corpsdetexte"/>
              <w:rPr>
                <w:rFonts w:ascii="Arial" w:hAnsi="Arial" w:cs="Arial"/>
                <w:color w:val="000000" w:themeColor="text1"/>
                <w:szCs w:val="22"/>
              </w:rPr>
            </w:pPr>
            <w:ins w:id="586" w:author="Alison Lenain" w:date="2024-02-08T18:06:00Z">
              <w:r w:rsidRPr="007E0F23">
                <w:rPr>
                  <w:rFonts w:ascii="Arial" w:hAnsi="Arial" w:cs="Arial"/>
                  <w:color w:val="000000" w:themeColor="text1"/>
                  <w:szCs w:val="22"/>
                </w:rPr>
                <w:t xml:space="preserve">Identifiant unique de la </w:t>
              </w:r>
              <w:r>
                <w:rPr>
                  <w:rFonts w:ascii="Arial" w:hAnsi="Arial" w:cs="Arial"/>
                  <w:color w:val="000000" w:themeColor="text1"/>
                  <w:szCs w:val="22"/>
                </w:rPr>
                <w:t>con</w:t>
              </w:r>
            </w:ins>
            <w:ins w:id="587" w:author="Alison Lenain" w:date="2024-02-08T18:12:00Z">
              <w:r w:rsidR="00E2092C">
                <w:rPr>
                  <w:rFonts w:ascii="Arial" w:hAnsi="Arial" w:cs="Arial"/>
                  <w:color w:val="000000" w:themeColor="text1"/>
                  <w:szCs w:val="22"/>
                </w:rPr>
                <w:t xml:space="preserve">dition </w:t>
              </w:r>
            </w:ins>
            <w:ins w:id="588" w:author="Alison Lenain" w:date="2024-02-08T18:06:00Z">
              <w:r w:rsidRPr="007E0F23">
                <w:rPr>
                  <w:rFonts w:ascii="Arial" w:hAnsi="Arial" w:cs="Arial"/>
                  <w:color w:val="000000" w:themeColor="text1"/>
                  <w:szCs w:val="22"/>
                </w:rPr>
                <w:t>s’appliquant.</w:t>
              </w:r>
            </w:ins>
          </w:p>
        </w:tc>
        <w:tc>
          <w:tcPr>
            <w:tcW w:w="1936" w:type="dxa"/>
          </w:tcPr>
          <w:p w:rsidR="00502CD9" w:rsidRPr="007E0F23" w:rsidDel="003925CE" w:rsidRDefault="00502CD9">
            <w:pPr>
              <w:pStyle w:val="Corpsdetexte"/>
              <w:rPr>
                <w:rFonts w:ascii="Arial" w:hAnsi="Arial" w:cs="Arial"/>
                <w:color w:val="000000" w:themeColor="text1"/>
                <w:szCs w:val="22"/>
              </w:rPr>
            </w:pPr>
            <w:ins w:id="589" w:author="Alison Lenain" w:date="2024-02-08T18:07:00Z">
              <w:r w:rsidRPr="00502CD9">
                <w:rPr>
                  <w:rFonts w:ascii="Arial" w:hAnsi="Arial" w:cs="Arial"/>
                  <w:color w:val="000000" w:themeColor="text1"/>
                  <w:szCs w:val="22"/>
                </w:rPr>
                <w:t>44712_PLU_20041103/reglement/UE/UE2/co</w:t>
              </w:r>
              <w:r w:rsidR="0090570D">
                <w:rPr>
                  <w:rFonts w:ascii="Arial" w:hAnsi="Arial" w:cs="Arial"/>
                  <w:color w:val="000000" w:themeColor="text1"/>
                  <w:szCs w:val="22"/>
                </w:rPr>
                <w:t>ntenu002/regle001/cdu003/typba0</w:t>
              </w:r>
              <w:r w:rsidRPr="00502CD9">
                <w:rPr>
                  <w:rFonts w:ascii="Arial" w:hAnsi="Arial" w:cs="Arial"/>
                  <w:color w:val="000000" w:themeColor="text1"/>
                  <w:szCs w:val="22"/>
                </w:rPr>
                <w:t>1</w:t>
              </w:r>
            </w:ins>
          </w:p>
        </w:tc>
        <w:tc>
          <w:tcPr>
            <w:tcW w:w="2098" w:type="dxa"/>
          </w:tcPr>
          <w:p w:rsidR="00502CD9" w:rsidRPr="007E0F23" w:rsidRDefault="00502CD9">
            <w:pPr>
              <w:pStyle w:val="Corpsdetexte"/>
              <w:rPr>
                <w:rFonts w:ascii="Arial" w:hAnsi="Arial" w:cs="Arial"/>
                <w:color w:val="000000" w:themeColor="text1"/>
                <w:szCs w:val="22"/>
              </w:rPr>
            </w:pPr>
            <w:ins w:id="590" w:author="Alison Lenain" w:date="2024-02-08T18:06:00Z">
              <w:r w:rsidRPr="007E0F23">
                <w:rPr>
                  <w:rFonts w:ascii="Arial" w:hAnsi="Arial" w:cs="Arial"/>
                  <w:color w:val="000000" w:themeColor="text1"/>
                  <w:szCs w:val="22"/>
                </w:rPr>
                <w:t>URI</w:t>
              </w:r>
            </w:ins>
          </w:p>
        </w:tc>
        <w:tc>
          <w:tcPr>
            <w:tcW w:w="1952" w:type="dxa"/>
          </w:tcPr>
          <w:p w:rsidR="00502CD9" w:rsidRDefault="00502CD9" w:rsidP="003925CE">
            <w:pPr>
              <w:pStyle w:val="Corpsdetexte"/>
              <w:rPr>
                <w:rFonts w:ascii="Arial" w:hAnsi="Arial" w:cs="Arial"/>
                <w:color w:val="000000" w:themeColor="text1"/>
                <w:szCs w:val="22"/>
              </w:rPr>
            </w:pPr>
            <w:ins w:id="591" w:author="Alison Lenain" w:date="2024-02-08T18:06:00Z">
              <w:r>
                <w:rPr>
                  <w:rFonts w:ascii="Arial" w:hAnsi="Arial" w:cs="Arial"/>
                  <w:color w:val="000000" w:themeColor="text1"/>
                  <w:szCs w:val="22"/>
                </w:rPr>
                <w:t>Obligatoire (Valeur vide interdite, valeur unique : 1-1)</w:t>
              </w:r>
            </w:ins>
          </w:p>
        </w:tc>
      </w:tr>
      <w:tr w:rsidR="00502CD9" w:rsidRPr="007E0F23">
        <w:trPr>
          <w:ins w:id="592" w:author="Alison Lenain" w:date="2024-02-08T18:06:00Z"/>
        </w:trPr>
        <w:tc>
          <w:tcPr>
            <w:tcW w:w="1935" w:type="dxa"/>
          </w:tcPr>
          <w:p w:rsidR="00502CD9" w:rsidRPr="007E0F23" w:rsidRDefault="00502CD9">
            <w:pPr>
              <w:pStyle w:val="Corpsdetexte"/>
              <w:rPr>
                <w:ins w:id="593" w:author="Alison Lenain" w:date="2024-02-08T18:06:00Z"/>
                <w:rFonts w:ascii="Arial" w:hAnsi="Arial" w:cs="Arial"/>
                <w:color w:val="000000" w:themeColor="text1"/>
                <w:szCs w:val="22"/>
              </w:rPr>
            </w:pPr>
            <w:commentRangeStart w:id="594"/>
            <w:ins w:id="595" w:author="Alison Lenain" w:date="2024-02-08T18:06:00Z">
              <w:r w:rsidRPr="007E0F23">
                <w:rPr>
                  <w:rFonts w:ascii="Arial" w:hAnsi="Arial" w:cs="Arial"/>
                  <w:color w:val="000000" w:themeColor="text1"/>
                  <w:szCs w:val="22"/>
                </w:rPr>
                <w:t>nom</w:t>
              </w:r>
              <w:commentRangeEnd w:id="594"/>
              <w:r>
                <w:rPr>
                  <w:rStyle w:val="Marquedecommentaire"/>
                  <w:rFonts w:ascii="Times New Roman" w:hAnsi="Times New Roman"/>
                </w:rPr>
                <w:commentReference w:id="594"/>
              </w:r>
            </w:ins>
          </w:p>
        </w:tc>
        <w:tc>
          <w:tcPr>
            <w:tcW w:w="1933" w:type="dxa"/>
          </w:tcPr>
          <w:p w:rsidR="00502CD9" w:rsidRPr="007E0F23" w:rsidRDefault="00502CD9" w:rsidP="00502CD9">
            <w:pPr>
              <w:pStyle w:val="Corpsdetexte"/>
              <w:rPr>
                <w:ins w:id="596" w:author="Alison Lenain" w:date="2024-02-08T18:06:00Z"/>
                <w:rFonts w:ascii="Arial" w:hAnsi="Arial" w:cs="Arial"/>
                <w:color w:val="000000" w:themeColor="text1"/>
                <w:szCs w:val="22"/>
              </w:rPr>
            </w:pPr>
            <w:ins w:id="597" w:author="Alison Lenain" w:date="2024-02-08T18:06:00Z">
              <w:r w:rsidRPr="007E0F23">
                <w:rPr>
                  <w:rFonts w:ascii="Arial" w:hAnsi="Arial" w:cs="Arial"/>
                  <w:color w:val="000000" w:themeColor="text1"/>
                  <w:szCs w:val="22"/>
                </w:rPr>
                <w:t xml:space="preserve">Nom </w:t>
              </w:r>
            </w:ins>
            <w:ins w:id="598" w:author="Alison Lenain" w:date="2024-02-08T18:08:00Z">
              <w:r>
                <w:rPr>
                  <w:rFonts w:ascii="Arial" w:hAnsi="Arial" w:cs="Arial"/>
                  <w:color w:val="000000" w:themeColor="text1"/>
                  <w:szCs w:val="22"/>
                </w:rPr>
                <w:t xml:space="preserve">du type de </w:t>
              </w:r>
              <w:proofErr w:type="spellStart"/>
              <w:r>
                <w:rPr>
                  <w:rFonts w:ascii="Arial" w:hAnsi="Arial" w:cs="Arial"/>
                  <w:color w:val="000000" w:themeColor="text1"/>
                  <w:szCs w:val="22"/>
                </w:rPr>
                <w:t>batiment</w:t>
              </w:r>
            </w:ins>
            <w:proofErr w:type="spellEnd"/>
          </w:p>
        </w:tc>
        <w:tc>
          <w:tcPr>
            <w:tcW w:w="1936" w:type="dxa"/>
          </w:tcPr>
          <w:p w:rsidR="00502CD9" w:rsidRPr="007E0F23" w:rsidDel="003925CE" w:rsidRDefault="00502CD9">
            <w:pPr>
              <w:pStyle w:val="Corpsdetexte"/>
              <w:rPr>
                <w:ins w:id="599" w:author="Alison Lenain" w:date="2024-02-08T18:06:00Z"/>
                <w:rFonts w:ascii="Arial" w:hAnsi="Arial" w:cs="Arial"/>
                <w:color w:val="000000" w:themeColor="text1"/>
                <w:szCs w:val="22"/>
              </w:rPr>
            </w:pPr>
            <w:ins w:id="600" w:author="Alison Lenain" w:date="2024-02-08T18:08:00Z">
              <w:r>
                <w:rPr>
                  <w:rFonts w:ascii="Arial" w:hAnsi="Arial" w:cs="Arial"/>
                  <w:color w:val="000000" w:themeColor="text1"/>
                  <w:szCs w:val="22"/>
                </w:rPr>
                <w:t>Carrefour</w:t>
              </w:r>
            </w:ins>
          </w:p>
        </w:tc>
        <w:tc>
          <w:tcPr>
            <w:tcW w:w="2098" w:type="dxa"/>
          </w:tcPr>
          <w:p w:rsidR="00502CD9" w:rsidRPr="007E0F23" w:rsidRDefault="00502CD9">
            <w:pPr>
              <w:pStyle w:val="Corpsdetexte"/>
              <w:rPr>
                <w:ins w:id="601" w:author="Alison Lenain" w:date="2024-02-08T18:06:00Z"/>
                <w:rFonts w:ascii="Arial" w:hAnsi="Arial" w:cs="Arial"/>
                <w:color w:val="000000" w:themeColor="text1"/>
                <w:szCs w:val="22"/>
              </w:rPr>
            </w:pPr>
            <w:proofErr w:type="spellStart"/>
            <w:ins w:id="602" w:author="Alison Lenain" w:date="2024-02-08T18:06:00Z">
              <w:r w:rsidRPr="007E0F23">
                <w:rPr>
                  <w:rFonts w:ascii="Arial" w:hAnsi="Arial" w:cs="Arial"/>
                  <w:color w:val="000000" w:themeColor="text1"/>
                  <w:szCs w:val="22"/>
                </w:rPr>
                <w:t>CharacterString</w:t>
              </w:r>
              <w:proofErr w:type="spellEnd"/>
            </w:ins>
          </w:p>
        </w:tc>
        <w:tc>
          <w:tcPr>
            <w:tcW w:w="1952" w:type="dxa"/>
          </w:tcPr>
          <w:p w:rsidR="00502CD9" w:rsidRDefault="00502CD9" w:rsidP="003925CE">
            <w:pPr>
              <w:pStyle w:val="Corpsdetexte"/>
              <w:rPr>
                <w:ins w:id="603" w:author="Alison Lenain" w:date="2024-02-08T18:06:00Z"/>
                <w:rFonts w:ascii="Arial" w:hAnsi="Arial" w:cs="Arial"/>
                <w:color w:val="000000" w:themeColor="text1"/>
                <w:szCs w:val="22"/>
              </w:rPr>
            </w:pPr>
            <w:ins w:id="604" w:author="Alison Lenain" w:date="2024-02-08T18:06:00Z">
              <w:r>
                <w:rPr>
                  <w:rFonts w:ascii="Arial" w:hAnsi="Arial" w:cs="Arial"/>
                  <w:color w:val="000000" w:themeColor="text1"/>
                  <w:szCs w:val="22"/>
                </w:rPr>
                <w:t>Obligatoire (Valeur vide interdite, valeur unique : 1-1)</w:t>
              </w:r>
            </w:ins>
          </w:p>
        </w:tc>
      </w:tr>
      <w:tr w:rsidR="00502CD9" w:rsidRPr="007E0F23">
        <w:trPr>
          <w:ins w:id="605" w:author="Alison Lenain" w:date="2024-02-08T18:06:00Z"/>
        </w:trPr>
        <w:tc>
          <w:tcPr>
            <w:tcW w:w="1935" w:type="dxa"/>
          </w:tcPr>
          <w:p w:rsidR="00502CD9" w:rsidRPr="007E0F23" w:rsidRDefault="00502CD9">
            <w:pPr>
              <w:pStyle w:val="Corpsdetexte"/>
              <w:rPr>
                <w:ins w:id="606" w:author="Alison Lenain" w:date="2024-02-08T18:06:00Z"/>
                <w:rFonts w:ascii="Arial" w:hAnsi="Arial" w:cs="Arial"/>
                <w:color w:val="000000" w:themeColor="text1"/>
                <w:szCs w:val="22"/>
              </w:rPr>
            </w:pPr>
            <w:ins w:id="607" w:author="Alison Lenain" w:date="2024-02-08T18:06:00Z">
              <w:r w:rsidRPr="007E0F23">
                <w:rPr>
                  <w:rFonts w:ascii="Arial" w:hAnsi="Arial" w:cs="Arial"/>
                  <w:color w:val="000000" w:themeColor="text1"/>
                  <w:szCs w:val="22"/>
                </w:rPr>
                <w:lastRenderedPageBreak/>
                <w:t>type</w:t>
              </w:r>
            </w:ins>
          </w:p>
        </w:tc>
        <w:tc>
          <w:tcPr>
            <w:tcW w:w="1933" w:type="dxa"/>
          </w:tcPr>
          <w:p w:rsidR="00502CD9" w:rsidRPr="007E0F23" w:rsidRDefault="00502CD9" w:rsidP="00E2092C">
            <w:pPr>
              <w:pStyle w:val="Corpsdetexte"/>
              <w:rPr>
                <w:ins w:id="608" w:author="Alison Lenain" w:date="2024-02-08T18:06:00Z"/>
                <w:rFonts w:ascii="Arial" w:hAnsi="Arial" w:cs="Arial"/>
                <w:color w:val="000000" w:themeColor="text1"/>
                <w:szCs w:val="22"/>
              </w:rPr>
            </w:pPr>
            <w:ins w:id="609" w:author="Alison Lenain" w:date="2024-02-08T18:06:00Z">
              <w:r w:rsidRPr="007E0F23">
                <w:rPr>
                  <w:rFonts w:ascii="Arial" w:hAnsi="Arial" w:cs="Arial"/>
                  <w:color w:val="000000" w:themeColor="text1"/>
                  <w:sz w:val="24"/>
                  <w:szCs w:val="22"/>
                </w:rPr>
                <w:t xml:space="preserve">Catégorie de la </w:t>
              </w:r>
              <w:proofErr w:type="spellStart"/>
              <w:r>
                <w:rPr>
                  <w:rFonts w:ascii="Arial" w:hAnsi="Arial" w:cs="Arial"/>
                  <w:color w:val="000000" w:themeColor="text1"/>
                  <w:szCs w:val="22"/>
                </w:rPr>
                <w:t>con</w:t>
              </w:r>
            </w:ins>
            <w:ins w:id="610" w:author="Alison Lenain" w:date="2024-02-08T18:12:00Z">
              <w:r w:rsidR="00E2092C">
                <w:rPr>
                  <w:rFonts w:ascii="Arial" w:hAnsi="Arial" w:cs="Arial"/>
                  <w:color w:val="000000" w:themeColor="text1"/>
                  <w:szCs w:val="22"/>
                </w:rPr>
                <w:t>dition</w:t>
              </w:r>
            </w:ins>
            <w:ins w:id="611" w:author="Alison Lenain" w:date="2024-02-08T18:06:00Z">
              <w:r w:rsidRPr="007E0F23">
                <w:rPr>
                  <w:rFonts w:ascii="Arial" w:hAnsi="Arial" w:cs="Arial"/>
                  <w:color w:val="000000" w:themeColor="text1"/>
                  <w:szCs w:val="22"/>
                </w:rPr>
                <w:t>unitaire</w:t>
              </w:r>
              <w:proofErr w:type="spellEnd"/>
              <w:r w:rsidRPr="007E0F23">
                <w:rPr>
                  <w:rFonts w:ascii="Arial" w:hAnsi="Arial" w:cs="Arial"/>
                  <w:color w:val="000000" w:themeColor="text1"/>
                  <w:szCs w:val="22"/>
                </w:rPr>
                <w:t xml:space="preserve"> </w:t>
              </w:r>
              <w:r w:rsidRPr="007E0F23">
                <w:rPr>
                  <w:rFonts w:ascii="Arial" w:hAnsi="Arial" w:cs="Arial"/>
                  <w:color w:val="000000" w:themeColor="text1"/>
                  <w:sz w:val="24"/>
                  <w:szCs w:val="22"/>
                </w:rPr>
                <w:t>s’appliquant.</w:t>
              </w:r>
            </w:ins>
          </w:p>
        </w:tc>
        <w:tc>
          <w:tcPr>
            <w:tcW w:w="1936" w:type="dxa"/>
          </w:tcPr>
          <w:p w:rsidR="00502CD9" w:rsidRPr="007E0F23" w:rsidDel="003925CE" w:rsidRDefault="00502CD9">
            <w:pPr>
              <w:pStyle w:val="Corpsdetexte"/>
              <w:rPr>
                <w:ins w:id="612" w:author="Alison Lenain" w:date="2024-02-08T18:06:00Z"/>
                <w:rFonts w:ascii="Arial" w:hAnsi="Arial" w:cs="Arial"/>
                <w:color w:val="000000" w:themeColor="text1"/>
                <w:szCs w:val="22"/>
              </w:rPr>
            </w:pPr>
            <w:proofErr w:type="spellStart"/>
            <w:ins w:id="613" w:author="Alison Lenain" w:date="2024-02-08T18:09:00Z">
              <w:r>
                <w:rPr>
                  <w:rFonts w:ascii="Arial" w:hAnsi="Arial" w:cs="Arial"/>
                  <w:color w:val="000000" w:themeColor="text1"/>
                  <w:szCs w:val="22"/>
                </w:rPr>
                <w:t>TypeBatiment</w:t>
              </w:r>
            </w:ins>
            <w:proofErr w:type="spellEnd"/>
          </w:p>
        </w:tc>
        <w:tc>
          <w:tcPr>
            <w:tcW w:w="2098" w:type="dxa"/>
          </w:tcPr>
          <w:p w:rsidR="00502CD9" w:rsidRPr="007E0F23" w:rsidRDefault="00502CD9">
            <w:pPr>
              <w:pStyle w:val="Corpsdetexte"/>
              <w:rPr>
                <w:ins w:id="614" w:author="Alison Lenain" w:date="2024-02-08T18:06:00Z"/>
                <w:rFonts w:ascii="Arial" w:hAnsi="Arial" w:cs="Arial"/>
                <w:color w:val="000000" w:themeColor="text1"/>
                <w:szCs w:val="22"/>
              </w:rPr>
            </w:pPr>
            <w:proofErr w:type="spellStart"/>
            <w:ins w:id="615" w:author="Alison Lenain" w:date="2024-02-08T18:06:00Z">
              <w:r w:rsidRPr="007E0F23">
                <w:rPr>
                  <w:rFonts w:ascii="Arial" w:hAnsi="Arial" w:cs="Arial"/>
                  <w:color w:val="000000" w:themeColor="text1"/>
                  <w:szCs w:val="22"/>
                </w:rPr>
                <w:t>CharacterString</w:t>
              </w:r>
              <w:proofErr w:type="spellEnd"/>
            </w:ins>
          </w:p>
        </w:tc>
        <w:tc>
          <w:tcPr>
            <w:tcW w:w="1952" w:type="dxa"/>
          </w:tcPr>
          <w:p w:rsidR="00502CD9" w:rsidRDefault="00502CD9" w:rsidP="003925CE">
            <w:pPr>
              <w:pStyle w:val="Corpsdetexte"/>
              <w:rPr>
                <w:ins w:id="616" w:author="Alison Lenain" w:date="2024-02-08T18:06:00Z"/>
                <w:rFonts w:ascii="Arial" w:hAnsi="Arial" w:cs="Arial"/>
                <w:color w:val="000000" w:themeColor="text1"/>
                <w:szCs w:val="22"/>
              </w:rPr>
            </w:pPr>
            <w:ins w:id="617" w:author="Alison Lenain" w:date="2024-02-08T18:06:00Z">
              <w:r>
                <w:rPr>
                  <w:rFonts w:ascii="Arial" w:hAnsi="Arial" w:cs="Arial"/>
                  <w:color w:val="000000" w:themeColor="text1"/>
                  <w:szCs w:val="22"/>
                </w:rPr>
                <w:t>Obligatoire (Valeur vide interdite, valeur multiples autorisées: 1-*)</w:t>
              </w:r>
            </w:ins>
          </w:p>
        </w:tc>
      </w:tr>
      <w:tr w:rsidR="00502CD9" w:rsidRPr="007E0F23">
        <w:trPr>
          <w:ins w:id="618" w:author="Alison Lenain" w:date="2024-02-08T18:06:00Z"/>
        </w:trPr>
        <w:tc>
          <w:tcPr>
            <w:tcW w:w="1935" w:type="dxa"/>
          </w:tcPr>
          <w:p w:rsidR="00502CD9" w:rsidRPr="007E0F23" w:rsidRDefault="00502CD9">
            <w:pPr>
              <w:pStyle w:val="Corpsdetexte"/>
              <w:rPr>
                <w:ins w:id="619" w:author="Alison Lenain" w:date="2024-02-08T18:06:00Z"/>
                <w:rFonts w:ascii="Arial" w:hAnsi="Arial" w:cs="Arial"/>
                <w:color w:val="000000" w:themeColor="text1"/>
                <w:szCs w:val="22"/>
              </w:rPr>
            </w:pPr>
            <w:ins w:id="620" w:author="Alison Lenain" w:date="2024-02-08T18:06:00Z">
              <w:r w:rsidRPr="007E0F23">
                <w:rPr>
                  <w:rFonts w:ascii="Arial" w:hAnsi="Arial" w:cs="Arial"/>
                  <w:color w:val="000000" w:themeColor="text1"/>
                  <w:szCs w:val="22"/>
                </w:rPr>
                <w:t>‍commentaire</w:t>
              </w:r>
            </w:ins>
          </w:p>
        </w:tc>
        <w:tc>
          <w:tcPr>
            <w:tcW w:w="1933" w:type="dxa"/>
          </w:tcPr>
          <w:p w:rsidR="00502CD9" w:rsidRPr="007E0F23" w:rsidRDefault="00502CD9" w:rsidP="00E2092C">
            <w:pPr>
              <w:pStyle w:val="Corpsdetexte"/>
              <w:rPr>
                <w:ins w:id="621" w:author="Alison Lenain" w:date="2024-02-08T18:06:00Z"/>
                <w:rFonts w:ascii="Arial" w:hAnsi="Arial" w:cs="Arial"/>
                <w:color w:val="000000" w:themeColor="text1"/>
                <w:szCs w:val="22"/>
              </w:rPr>
            </w:pPr>
            <w:ins w:id="622" w:author="Alison Lenain" w:date="2024-02-08T18:06: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les situations qui ne sont pas concernées par les c</w:t>
              </w:r>
            </w:ins>
            <w:ins w:id="623" w:author="Alison Lenain" w:date="2024-02-08T18:12:00Z">
              <w:r w:rsidR="00E2092C">
                <w:rPr>
                  <w:rFonts w:ascii="Arial" w:hAnsi="Arial" w:cs="Arial"/>
                  <w:color w:val="000000" w:themeColor="text1"/>
                </w:rPr>
                <w:t xml:space="preserve">onditions </w:t>
              </w:r>
            </w:ins>
            <w:commentRangeStart w:id="624"/>
            <w:ins w:id="625" w:author="Alison Lenain" w:date="2024-02-08T18:06:00Z">
              <w:r w:rsidRPr="007E0F23">
                <w:rPr>
                  <w:rFonts w:ascii="Arial" w:hAnsi="Arial" w:cs="Arial"/>
                  <w:color w:val="000000" w:themeColor="text1"/>
                </w:rPr>
                <w:t>décrites</w:t>
              </w:r>
              <w:commentRangeEnd w:id="624"/>
              <w:r>
                <w:rPr>
                  <w:rStyle w:val="Marquedecommentaire"/>
                  <w:rFonts w:ascii="Times New Roman" w:hAnsi="Times New Roman"/>
                </w:rPr>
                <w:commentReference w:id="624"/>
              </w:r>
            </w:ins>
          </w:p>
        </w:tc>
        <w:tc>
          <w:tcPr>
            <w:tcW w:w="1936" w:type="dxa"/>
          </w:tcPr>
          <w:p w:rsidR="00502CD9" w:rsidRPr="007E0F23" w:rsidDel="003925CE" w:rsidRDefault="00502CD9">
            <w:pPr>
              <w:pStyle w:val="Corpsdetexte"/>
              <w:rPr>
                <w:ins w:id="626" w:author="Alison Lenain" w:date="2024-02-08T18:06:00Z"/>
                <w:rFonts w:ascii="Arial" w:hAnsi="Arial" w:cs="Arial"/>
                <w:color w:val="000000" w:themeColor="text1"/>
                <w:szCs w:val="22"/>
              </w:rPr>
            </w:pPr>
            <w:ins w:id="627" w:author="Alison Lenain" w:date="2024-02-08T18:06:00Z">
              <w:r>
                <w:rPr>
                  <w:rFonts w:ascii="Arial" w:hAnsi="Arial" w:cs="Arial"/>
                  <w:color w:val="000000" w:themeColor="text1"/>
                  <w:szCs w:val="22"/>
                </w:rPr>
                <w:t>(voir exemple de Buildrz)</w:t>
              </w:r>
            </w:ins>
          </w:p>
        </w:tc>
        <w:tc>
          <w:tcPr>
            <w:tcW w:w="2098" w:type="dxa"/>
          </w:tcPr>
          <w:p w:rsidR="00502CD9" w:rsidRPr="007E0F23" w:rsidRDefault="00502CD9">
            <w:pPr>
              <w:pStyle w:val="Corpsdetexte"/>
              <w:rPr>
                <w:ins w:id="628" w:author="Alison Lenain" w:date="2024-02-08T18:06:00Z"/>
                <w:rFonts w:ascii="Arial" w:hAnsi="Arial" w:cs="Arial"/>
                <w:color w:val="000000" w:themeColor="text1"/>
                <w:szCs w:val="22"/>
              </w:rPr>
            </w:pPr>
            <w:proofErr w:type="spellStart"/>
            <w:ins w:id="629" w:author="Alison Lenain" w:date="2024-02-08T18:06:00Z">
              <w:r w:rsidRPr="007E0F23">
                <w:rPr>
                  <w:rFonts w:ascii="Arial" w:hAnsi="Arial" w:cs="Arial"/>
                  <w:color w:val="000000" w:themeColor="text1"/>
                  <w:szCs w:val="22"/>
                </w:rPr>
                <w:t>CharacterString</w:t>
              </w:r>
              <w:proofErr w:type="spellEnd"/>
            </w:ins>
          </w:p>
        </w:tc>
        <w:tc>
          <w:tcPr>
            <w:tcW w:w="1952" w:type="dxa"/>
          </w:tcPr>
          <w:p w:rsidR="00502CD9" w:rsidRDefault="00502CD9" w:rsidP="003925CE">
            <w:pPr>
              <w:pStyle w:val="Corpsdetexte"/>
              <w:rPr>
                <w:ins w:id="630" w:author="Alison Lenain" w:date="2024-02-08T18:06:00Z"/>
                <w:rFonts w:ascii="Arial" w:hAnsi="Arial" w:cs="Arial"/>
                <w:color w:val="000000" w:themeColor="text1"/>
                <w:szCs w:val="22"/>
              </w:rPr>
            </w:pPr>
            <w:ins w:id="631" w:author="Alison Lenain" w:date="2024-02-08T18:06: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294020" w:rsidRPr="007E0F23">
        <w:tc>
          <w:tcPr>
            <w:tcW w:w="193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destination</w:t>
            </w:r>
          </w:p>
        </w:tc>
        <w:tc>
          <w:tcPr>
            <w:tcW w:w="193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Détermine la </w:t>
            </w:r>
            <w:ins w:id="632" w:author="Alison Lenain" w:date="2024-02-09T15:31:00Z">
              <w:r w:rsidR="00272754">
                <w:rPr>
                  <w:rFonts w:ascii="Arial" w:hAnsi="Arial" w:cs="Arial"/>
                  <w:color w:val="000000" w:themeColor="text1"/>
                  <w:szCs w:val="22"/>
                </w:rPr>
                <w:t xml:space="preserve">ou les </w:t>
              </w:r>
            </w:ins>
            <w:r w:rsidRPr="007E0F23">
              <w:rPr>
                <w:rFonts w:ascii="Arial" w:hAnsi="Arial" w:cs="Arial"/>
                <w:color w:val="000000" w:themeColor="text1"/>
                <w:szCs w:val="22"/>
              </w:rPr>
              <w:t>destination</w:t>
            </w:r>
            <w:ins w:id="633" w:author="Alison Lenain" w:date="2024-02-09T15:31:00Z">
              <w:r w:rsidR="00272754">
                <w:rPr>
                  <w:rFonts w:ascii="Arial" w:hAnsi="Arial" w:cs="Arial"/>
                  <w:color w:val="000000" w:themeColor="text1"/>
                  <w:szCs w:val="22"/>
                </w:rPr>
                <w:t>s</w:t>
              </w:r>
            </w:ins>
            <w:r w:rsidRPr="007E0F23">
              <w:rPr>
                <w:rFonts w:ascii="Arial" w:hAnsi="Arial" w:cs="Arial"/>
                <w:color w:val="000000" w:themeColor="text1"/>
                <w:szCs w:val="22"/>
              </w:rPr>
              <w:t xml:space="preserve"> du bâtiment</w:t>
            </w:r>
          </w:p>
        </w:tc>
        <w:tc>
          <w:tcPr>
            <w:tcW w:w="1936" w:type="dxa"/>
          </w:tcPr>
          <w:p w:rsidR="00294020" w:rsidRPr="007E0F23" w:rsidDel="003925CE" w:rsidRDefault="005D17C3">
            <w:pPr>
              <w:pStyle w:val="Corpsdetexte"/>
              <w:rPr>
                <w:del w:id="634" w:author="Alison Lenain" w:date="2024-02-08T16:42:00Z"/>
                <w:rFonts w:ascii="Arial" w:hAnsi="Arial" w:cs="Arial"/>
                <w:color w:val="000000" w:themeColor="text1"/>
                <w:szCs w:val="22"/>
              </w:rPr>
            </w:pPr>
            <w:del w:id="635" w:author="Alison Lenain" w:date="2024-02-08T16:42:00Z">
              <w:r w:rsidRPr="007E0F23" w:rsidDel="003925CE">
                <w:rPr>
                  <w:rFonts w:ascii="Arial" w:hAnsi="Arial" w:cs="Arial"/>
                  <w:color w:val="000000" w:themeColor="text1"/>
                  <w:szCs w:val="22"/>
                </w:rPr>
                <w:delText>1-</w:delText>
              </w:r>
              <w:r w:rsidR="00EA095A" w:rsidRPr="007E0F23" w:rsidDel="003925CE">
                <w:rPr>
                  <w:rFonts w:ascii="Arial" w:hAnsi="Arial" w:cs="Arial"/>
                  <w:color w:val="000000" w:themeColor="text1"/>
                  <w:szCs w:val="22"/>
                </w:rPr>
                <w:delText>*</w:delText>
              </w:r>
            </w:del>
          </w:p>
          <w:p w:rsidR="00272754" w:rsidRDefault="003925CE" w:rsidP="003925CE">
            <w:pPr>
              <w:pStyle w:val="Corpsdetexte"/>
              <w:rPr>
                <w:ins w:id="636" w:author="Alison Lenain" w:date="2024-02-09T15:35:00Z"/>
                <w:rFonts w:ascii="Arial" w:hAnsi="Arial" w:cs="Arial"/>
                <w:color w:val="000000" w:themeColor="text1"/>
                <w:szCs w:val="22"/>
              </w:rPr>
            </w:pPr>
            <w:ins w:id="637" w:author="Alison Lenain" w:date="2024-02-08T16:42:00Z">
              <w:r w:rsidRPr="007E0F23">
                <w:rPr>
                  <w:rFonts w:ascii="Arial" w:hAnsi="Arial" w:cs="Arial"/>
                  <w:color w:val="000000" w:themeColor="text1"/>
                  <w:szCs w:val="22"/>
                </w:rPr>
                <w:t xml:space="preserve">Les valeurs de l’énumération </w:t>
              </w:r>
            </w:ins>
            <w:proofErr w:type="spellStart"/>
            <w:ins w:id="638" w:author="Alison Lenain" w:date="2024-02-09T15:32:00Z">
              <w:r w:rsidR="00272754">
                <w:rPr>
                  <w:rFonts w:ascii="Arial" w:hAnsi="Arial" w:cs="Arial"/>
                  <w:color w:val="000000" w:themeColor="text1"/>
                  <w:szCs w:val="22"/>
                </w:rPr>
                <w:t>TypeDestination</w:t>
              </w:r>
              <w:proofErr w:type="spellEnd"/>
              <w:r w:rsidR="00272754">
                <w:rPr>
                  <w:rFonts w:ascii="Arial" w:hAnsi="Arial" w:cs="Arial"/>
                  <w:color w:val="000000" w:themeColor="text1"/>
                  <w:szCs w:val="22"/>
                </w:rPr>
                <w:t xml:space="preserve"> </w:t>
              </w:r>
            </w:ins>
            <w:ins w:id="639" w:author="Alison Lenain" w:date="2024-02-08T16:42:00Z">
              <w:r w:rsidRPr="007E0F23">
                <w:rPr>
                  <w:rFonts w:ascii="Arial" w:hAnsi="Arial" w:cs="Arial"/>
                  <w:color w:val="000000" w:themeColor="text1"/>
                  <w:szCs w:val="22"/>
                </w:rPr>
                <w:t xml:space="preserve">sont : </w:t>
              </w:r>
            </w:ins>
          </w:p>
          <w:p w:rsidR="00272754" w:rsidRDefault="00272754" w:rsidP="00272754">
            <w:pPr>
              <w:pStyle w:val="Corpsdetexte"/>
              <w:rPr>
                <w:ins w:id="640" w:author="Alison Lenain" w:date="2024-02-09T15:35:00Z"/>
                <w:rFonts w:ascii="Arial" w:hAnsi="Arial" w:cs="Arial"/>
                <w:color w:val="000000" w:themeColor="text1"/>
                <w:szCs w:val="22"/>
              </w:rPr>
            </w:pPr>
            <w:proofErr w:type="spellStart"/>
            <w:ins w:id="641" w:author="Alison Lenain" w:date="2024-02-09T15:35:00Z">
              <w:r>
                <w:rPr>
                  <w:rFonts w:ascii="Arial" w:hAnsi="Arial" w:cs="Arial"/>
                  <w:color w:val="000000" w:themeColor="text1"/>
                  <w:szCs w:val="22"/>
                </w:rPr>
                <w:t>exploitationAgricoleForestiere</w:t>
              </w:r>
              <w:proofErr w:type="spellEnd"/>
            </w:ins>
          </w:p>
          <w:p w:rsidR="00272754" w:rsidRDefault="00272754" w:rsidP="003925CE">
            <w:pPr>
              <w:pStyle w:val="Corpsdetexte"/>
              <w:rPr>
                <w:ins w:id="642" w:author="Alison Lenain" w:date="2024-02-09T15:35:00Z"/>
                <w:rFonts w:ascii="Arial" w:hAnsi="Arial" w:cs="Arial"/>
                <w:color w:val="000000" w:themeColor="text1"/>
                <w:szCs w:val="22"/>
              </w:rPr>
            </w:pPr>
            <w:ins w:id="643" w:author="Alison Lenain" w:date="2024-02-09T15:36:00Z">
              <w:r>
                <w:rPr>
                  <w:rFonts w:ascii="Arial" w:hAnsi="Arial" w:cs="Arial"/>
                  <w:color w:val="000000" w:themeColor="text1"/>
                  <w:szCs w:val="22"/>
                </w:rPr>
                <w:t>h</w:t>
              </w:r>
            </w:ins>
            <w:ins w:id="644" w:author="Alison Lenain" w:date="2024-02-09T15:35:00Z">
              <w:r>
                <w:rPr>
                  <w:rFonts w:ascii="Arial" w:hAnsi="Arial" w:cs="Arial"/>
                  <w:color w:val="000000" w:themeColor="text1"/>
                  <w:szCs w:val="22"/>
                </w:rPr>
                <w:t>abitation</w:t>
              </w:r>
            </w:ins>
          </w:p>
          <w:p w:rsidR="003925CE" w:rsidRPr="007E0F23" w:rsidRDefault="00272754" w:rsidP="003925CE">
            <w:pPr>
              <w:pStyle w:val="Corpsdetexte"/>
              <w:rPr>
                <w:ins w:id="645" w:author="Alison Lenain" w:date="2024-02-08T16:42:00Z"/>
                <w:rFonts w:ascii="Arial" w:hAnsi="Arial" w:cs="Arial"/>
                <w:color w:val="000000" w:themeColor="text1"/>
                <w:szCs w:val="22"/>
              </w:rPr>
            </w:pPr>
            <w:proofErr w:type="spellStart"/>
            <w:ins w:id="646" w:author="Alison Lenain" w:date="2024-02-09T15:35:00Z">
              <w:r>
                <w:rPr>
                  <w:rFonts w:ascii="Arial" w:hAnsi="Arial" w:cs="Arial"/>
                  <w:color w:val="000000" w:themeColor="text1"/>
                  <w:szCs w:val="22"/>
                </w:rPr>
                <w:t>CommerceEt</w:t>
              </w:r>
            </w:ins>
            <w:ins w:id="647" w:author="Alison Lenain" w:date="2024-02-08T16:42:00Z">
              <w:r w:rsidR="003925CE" w:rsidRPr="007E0F23">
                <w:rPr>
                  <w:rFonts w:ascii="Arial" w:hAnsi="Arial" w:cs="Arial"/>
                  <w:color w:val="000000" w:themeColor="text1"/>
                  <w:szCs w:val="22"/>
                </w:rPr>
                <w:t>activiteService</w:t>
              </w:r>
              <w:proofErr w:type="spellEnd"/>
              <w:r w:rsidR="003925CE" w:rsidRPr="007E0F23">
                <w:rPr>
                  <w:rFonts w:ascii="Arial" w:hAnsi="Arial" w:cs="Arial"/>
                  <w:color w:val="000000" w:themeColor="text1"/>
                  <w:szCs w:val="22"/>
                </w:rPr>
                <w:t>,</w:t>
              </w:r>
            </w:ins>
          </w:p>
          <w:p w:rsidR="003925CE" w:rsidRPr="003925CE" w:rsidRDefault="00272754" w:rsidP="003925CE">
            <w:pPr>
              <w:pStyle w:val="Corpsdetexte"/>
              <w:rPr>
                <w:ins w:id="648" w:author="Alison Lenain" w:date="2024-02-08T16:42:00Z"/>
                <w:rFonts w:ascii="Arial" w:hAnsi="Arial" w:cs="Arial"/>
                <w:color w:val="000000" w:themeColor="text1"/>
                <w:szCs w:val="22"/>
              </w:rPr>
            </w:pPr>
            <w:proofErr w:type="spellStart"/>
            <w:ins w:id="649" w:author="Alison Lenain" w:date="2024-02-09T15:36:00Z">
              <w:r>
                <w:rPr>
                  <w:rFonts w:ascii="Arial" w:hAnsi="Arial" w:cs="Arial"/>
                  <w:color w:val="000000" w:themeColor="text1"/>
                  <w:szCs w:val="22"/>
                </w:rPr>
                <w:t>equipementInteretCollectifServices</w:t>
              </w:r>
            </w:ins>
            <w:ins w:id="650" w:author="Alison Lenain" w:date="2024-02-09T15:37:00Z">
              <w:r>
                <w:rPr>
                  <w:rFonts w:ascii="Arial" w:hAnsi="Arial" w:cs="Arial"/>
                  <w:color w:val="000000" w:themeColor="text1"/>
                  <w:szCs w:val="22"/>
                </w:rPr>
                <w:t>Publics</w:t>
              </w:r>
            </w:ins>
            <w:proofErr w:type="spellEnd"/>
          </w:p>
          <w:p w:rsidR="00294020" w:rsidRPr="007E0F23" w:rsidRDefault="00294020" w:rsidP="003925CE">
            <w:pPr>
              <w:pStyle w:val="Corpsdetexte"/>
              <w:rPr>
                <w:rFonts w:ascii="Arial" w:hAnsi="Arial" w:cs="Arial"/>
                <w:color w:val="000000" w:themeColor="text1"/>
                <w:szCs w:val="22"/>
              </w:rPr>
            </w:pPr>
          </w:p>
        </w:tc>
        <w:tc>
          <w:tcPr>
            <w:tcW w:w="2098" w:type="dxa"/>
          </w:tcPr>
          <w:p w:rsidR="00294020" w:rsidRDefault="00EA095A">
            <w:pPr>
              <w:pStyle w:val="Corpsdetexte"/>
              <w:rPr>
                <w:ins w:id="651" w:author="Alison Lenain" w:date="2024-02-08T16:41:00Z"/>
                <w:rFonts w:ascii="Arial" w:hAnsi="Arial" w:cs="Arial"/>
                <w:color w:val="000000" w:themeColor="text1"/>
                <w:szCs w:val="22"/>
              </w:rPr>
            </w:pPr>
            <w:r w:rsidRPr="007E0F23">
              <w:rPr>
                <w:rFonts w:ascii="Arial" w:hAnsi="Arial" w:cs="Arial"/>
                <w:color w:val="000000" w:themeColor="text1"/>
                <w:szCs w:val="22"/>
              </w:rPr>
              <w:t>Choisir l’une des valeurs de l’énumération « </w:t>
            </w:r>
            <w:proofErr w:type="spellStart"/>
            <w:ins w:id="652" w:author="Alison Lenain" w:date="2024-02-08T17:07:00Z">
              <w:r w:rsidR="00A45D1E">
                <w:rPr>
                  <w:rFonts w:ascii="Arial" w:hAnsi="Arial" w:cs="Arial"/>
                  <w:color w:val="000000" w:themeColor="text1"/>
                  <w:szCs w:val="22"/>
                </w:rPr>
                <w:fldChar w:fldCharType="begin"/>
              </w:r>
              <w:r w:rsidR="00A45D1E">
                <w:rPr>
                  <w:rFonts w:ascii="Arial" w:hAnsi="Arial" w:cs="Arial"/>
                  <w:color w:val="000000" w:themeColor="text1"/>
                  <w:szCs w:val="22"/>
                </w:rPr>
                <w:instrText xml:space="preserve"> HYPERLINK "https://cnig.gouv.fr/IMG/pdf/231220_standard_cnig_plu_v2024-01.pdf" \l "page=29" </w:instrText>
              </w:r>
              <w:r w:rsidR="00A45D1E">
                <w:rPr>
                  <w:rFonts w:ascii="Arial" w:hAnsi="Arial" w:cs="Arial"/>
                  <w:color w:val="000000" w:themeColor="text1"/>
                  <w:szCs w:val="22"/>
                </w:rPr>
                <w:fldChar w:fldCharType="separate"/>
              </w:r>
            </w:ins>
            <w:ins w:id="653" w:author="Alison Lenain" w:date="2024-02-09T15:33:00Z">
              <w:r w:rsidR="00272754">
                <w:rPr>
                  <w:rStyle w:val="Lienhypertexte"/>
                  <w:rFonts w:ascii="Arial" w:hAnsi="Arial" w:cs="Arial"/>
                  <w:szCs w:val="22"/>
                </w:rPr>
                <w:t>T</w:t>
              </w:r>
            </w:ins>
            <w:ins w:id="654" w:author="Alison Lenain" w:date="2024-02-08T17:07:00Z">
              <w:r w:rsidRPr="00A45D1E">
                <w:rPr>
                  <w:rStyle w:val="Lienhypertexte"/>
                  <w:rFonts w:ascii="Arial" w:hAnsi="Arial" w:cs="Arial"/>
                  <w:szCs w:val="22"/>
                </w:rPr>
                <w:t>ypeDestination</w:t>
              </w:r>
              <w:proofErr w:type="spellEnd"/>
              <w:r w:rsidR="00A45D1E">
                <w:rPr>
                  <w:rFonts w:ascii="Arial" w:hAnsi="Arial" w:cs="Arial"/>
                  <w:color w:val="000000" w:themeColor="text1"/>
                  <w:szCs w:val="22"/>
                </w:rPr>
                <w:fldChar w:fldCharType="end"/>
              </w:r>
            </w:ins>
            <w:r w:rsidRPr="007E0F23">
              <w:rPr>
                <w:rFonts w:ascii="Arial" w:hAnsi="Arial" w:cs="Arial"/>
                <w:color w:val="000000" w:themeColor="text1"/>
                <w:szCs w:val="22"/>
              </w:rPr>
              <w:t> »</w:t>
            </w:r>
            <w:ins w:id="655" w:author="Alison Lenain" w:date="2024-02-08T17:07:00Z">
              <w:r w:rsidR="00A45D1E">
                <w:rPr>
                  <w:rFonts w:ascii="Arial" w:hAnsi="Arial" w:cs="Arial"/>
                  <w:color w:val="000000" w:themeColor="text1"/>
                  <w:szCs w:val="22"/>
                </w:rPr>
                <w:t xml:space="preserve"> du standard CNIG PLU</w:t>
              </w:r>
            </w:ins>
          </w:p>
          <w:p w:rsidR="003925CE" w:rsidRPr="007E0F23" w:rsidRDefault="003925CE" w:rsidP="003925CE">
            <w:pPr>
              <w:pStyle w:val="Corpsdetexte"/>
              <w:rPr>
                <w:rFonts w:ascii="Arial" w:hAnsi="Arial" w:cs="Arial"/>
                <w:color w:val="000000" w:themeColor="text1"/>
                <w:szCs w:val="22"/>
              </w:rPr>
            </w:pPr>
          </w:p>
        </w:tc>
        <w:tc>
          <w:tcPr>
            <w:tcW w:w="1952" w:type="dxa"/>
          </w:tcPr>
          <w:p w:rsidR="003925CE" w:rsidRPr="007E0F23" w:rsidRDefault="003925CE" w:rsidP="003925CE">
            <w:pPr>
              <w:pStyle w:val="Corpsdetexte"/>
              <w:rPr>
                <w:rFonts w:ascii="Arial" w:hAnsi="Arial" w:cs="Arial"/>
                <w:color w:val="000000" w:themeColor="text1"/>
                <w:szCs w:val="22"/>
              </w:rPr>
            </w:pPr>
            <w:ins w:id="656" w:author="Alison Lenain" w:date="2024-02-08T16:42:00Z">
              <w:r>
                <w:rPr>
                  <w:rFonts w:ascii="Arial" w:hAnsi="Arial" w:cs="Arial"/>
                  <w:color w:val="000000" w:themeColor="text1"/>
                  <w:szCs w:val="22"/>
                </w:rPr>
                <w:t>Obligatoire (Valeur vide interdite, valeur multiples autorisées: 1-*)</w:t>
              </w:r>
            </w:ins>
          </w:p>
        </w:tc>
      </w:tr>
      <w:tr w:rsidR="00272754" w:rsidRPr="007E0F23">
        <w:tc>
          <w:tcPr>
            <w:tcW w:w="1935" w:type="dxa"/>
          </w:tcPr>
          <w:p w:rsidR="00272754" w:rsidRPr="007E0F23" w:rsidRDefault="00272754">
            <w:pPr>
              <w:pStyle w:val="Corpsdetexte"/>
              <w:rPr>
                <w:rFonts w:ascii="Arial" w:hAnsi="Arial" w:cs="Arial"/>
                <w:color w:val="000000" w:themeColor="text1"/>
                <w:szCs w:val="22"/>
              </w:rPr>
            </w:pPr>
            <w:proofErr w:type="spellStart"/>
            <w:r>
              <w:rPr>
                <w:rFonts w:ascii="Arial" w:hAnsi="Arial" w:cs="Arial"/>
                <w:color w:val="000000" w:themeColor="text1"/>
                <w:szCs w:val="22"/>
              </w:rPr>
              <w:t>sousDestination</w:t>
            </w:r>
            <w:proofErr w:type="spellEnd"/>
          </w:p>
        </w:tc>
        <w:tc>
          <w:tcPr>
            <w:tcW w:w="1933" w:type="dxa"/>
          </w:tcPr>
          <w:p w:rsidR="00272754" w:rsidRPr="007E0F23" w:rsidRDefault="00272754">
            <w:pPr>
              <w:pStyle w:val="Corpsdetexte"/>
              <w:rPr>
                <w:rFonts w:ascii="Arial" w:hAnsi="Arial" w:cs="Arial"/>
                <w:color w:val="000000" w:themeColor="text1"/>
                <w:szCs w:val="22"/>
              </w:rPr>
            </w:pPr>
            <w:r>
              <w:rPr>
                <w:rFonts w:ascii="Arial" w:hAnsi="Arial" w:cs="Arial"/>
                <w:color w:val="000000" w:themeColor="text1"/>
                <w:szCs w:val="22"/>
              </w:rPr>
              <w:t>Détermine la ou les</w:t>
            </w:r>
            <w:r w:rsidRPr="007E0F23">
              <w:rPr>
                <w:rFonts w:ascii="Arial" w:hAnsi="Arial" w:cs="Arial"/>
                <w:color w:val="000000" w:themeColor="text1"/>
                <w:szCs w:val="22"/>
              </w:rPr>
              <w:t xml:space="preserve"> </w:t>
            </w:r>
            <w:r>
              <w:rPr>
                <w:rFonts w:ascii="Arial" w:hAnsi="Arial" w:cs="Arial"/>
                <w:color w:val="000000" w:themeColor="text1"/>
                <w:szCs w:val="22"/>
              </w:rPr>
              <w:t xml:space="preserve">sous </w:t>
            </w:r>
            <w:r w:rsidRPr="007E0F23">
              <w:rPr>
                <w:rFonts w:ascii="Arial" w:hAnsi="Arial" w:cs="Arial"/>
                <w:color w:val="000000" w:themeColor="text1"/>
                <w:szCs w:val="22"/>
              </w:rPr>
              <w:t>destination</w:t>
            </w:r>
            <w:r>
              <w:rPr>
                <w:rFonts w:ascii="Arial" w:hAnsi="Arial" w:cs="Arial"/>
                <w:color w:val="000000" w:themeColor="text1"/>
                <w:szCs w:val="22"/>
              </w:rPr>
              <w:t>s</w:t>
            </w:r>
            <w:r w:rsidRPr="007E0F23">
              <w:rPr>
                <w:rFonts w:ascii="Arial" w:hAnsi="Arial" w:cs="Arial"/>
                <w:color w:val="000000" w:themeColor="text1"/>
                <w:szCs w:val="22"/>
              </w:rPr>
              <w:t xml:space="preserve"> du bâtiment</w:t>
            </w:r>
          </w:p>
        </w:tc>
        <w:tc>
          <w:tcPr>
            <w:tcW w:w="1936" w:type="dxa"/>
          </w:tcPr>
          <w:p w:rsidR="00272754" w:rsidRDefault="00272754">
            <w:pPr>
              <w:pStyle w:val="Corpsdetexte"/>
              <w:rPr>
                <w:rFonts w:ascii="Arial" w:hAnsi="Arial" w:cs="Arial"/>
                <w:color w:val="000000" w:themeColor="text1"/>
                <w:szCs w:val="22"/>
              </w:rPr>
            </w:pPr>
            <w:r>
              <w:rPr>
                <w:rFonts w:ascii="Arial" w:hAnsi="Arial" w:cs="Arial"/>
                <w:color w:val="000000" w:themeColor="text1"/>
                <w:szCs w:val="22"/>
              </w:rPr>
              <w:t xml:space="preserve">Les valeurs de l’énumération </w:t>
            </w:r>
            <w:proofErr w:type="spellStart"/>
            <w:r>
              <w:rPr>
                <w:rFonts w:ascii="Arial" w:hAnsi="Arial" w:cs="Arial"/>
                <w:color w:val="000000" w:themeColor="text1"/>
                <w:szCs w:val="22"/>
              </w:rPr>
              <w:t>TypeSousDestination</w:t>
            </w:r>
            <w:proofErr w:type="spellEnd"/>
            <w:r>
              <w:rPr>
                <w:rFonts w:ascii="Arial" w:hAnsi="Arial" w:cs="Arial"/>
                <w:color w:val="000000" w:themeColor="text1"/>
                <w:szCs w:val="22"/>
              </w:rPr>
              <w:t xml:space="preserve"> sont : </w:t>
            </w:r>
          </w:p>
          <w:p w:rsidR="00272754" w:rsidDel="00F6242F" w:rsidRDefault="00272754">
            <w:pPr>
              <w:pStyle w:val="Corpsdetexte"/>
              <w:rPr>
                <w:del w:id="657" w:author="Alison Lenain" w:date="2024-02-09T15:37:00Z"/>
                <w:rFonts w:ascii="Arial" w:hAnsi="Arial" w:cs="Arial"/>
                <w:color w:val="000000" w:themeColor="text1"/>
                <w:szCs w:val="22"/>
              </w:rPr>
            </w:pPr>
          </w:p>
          <w:p w:rsidR="00272754" w:rsidRDefault="00272754">
            <w:pPr>
              <w:pStyle w:val="Corpsdetexte"/>
              <w:rPr>
                <w:rFonts w:ascii="Arial" w:hAnsi="Arial" w:cs="Arial"/>
                <w:color w:val="000000" w:themeColor="text1"/>
                <w:szCs w:val="22"/>
              </w:rPr>
            </w:pPr>
            <w:proofErr w:type="spellStart"/>
            <w:r>
              <w:rPr>
                <w:rFonts w:ascii="Arial" w:hAnsi="Arial" w:cs="Arial"/>
                <w:color w:val="000000" w:themeColor="text1"/>
                <w:szCs w:val="22"/>
              </w:rPr>
              <w:t>exploitationAgricole</w:t>
            </w:r>
            <w:proofErr w:type="spellEnd"/>
          </w:p>
          <w:p w:rsidR="00272754" w:rsidRDefault="00272754">
            <w:pPr>
              <w:pStyle w:val="Corpsdetexte"/>
              <w:rPr>
                <w:rFonts w:ascii="Arial" w:hAnsi="Arial" w:cs="Arial"/>
                <w:color w:val="000000" w:themeColor="text1"/>
                <w:szCs w:val="22"/>
              </w:rPr>
            </w:pPr>
            <w:proofErr w:type="spellStart"/>
            <w:r>
              <w:rPr>
                <w:rFonts w:ascii="Arial" w:hAnsi="Arial" w:cs="Arial"/>
                <w:color w:val="000000" w:themeColor="text1"/>
                <w:szCs w:val="22"/>
              </w:rPr>
              <w:t>exploitationForestiere</w:t>
            </w:r>
            <w:proofErr w:type="spellEnd"/>
          </w:p>
          <w:p w:rsidR="00272754" w:rsidRDefault="00272754">
            <w:pPr>
              <w:pStyle w:val="Corpsdetexte"/>
              <w:rPr>
                <w:rFonts w:ascii="Arial" w:hAnsi="Arial" w:cs="Arial"/>
                <w:color w:val="000000" w:themeColor="text1"/>
                <w:szCs w:val="22"/>
              </w:rPr>
            </w:pPr>
            <w:r>
              <w:rPr>
                <w:rFonts w:ascii="Arial" w:hAnsi="Arial" w:cs="Arial"/>
                <w:color w:val="000000" w:themeColor="text1"/>
                <w:szCs w:val="22"/>
              </w:rPr>
              <w:t>logement</w:t>
            </w:r>
          </w:p>
          <w:p w:rsidR="00272754" w:rsidRPr="007E0F23" w:rsidDel="003925CE" w:rsidRDefault="00272754">
            <w:pPr>
              <w:pStyle w:val="Corpsdetexte"/>
              <w:rPr>
                <w:rFonts w:ascii="Arial" w:hAnsi="Arial" w:cs="Arial"/>
                <w:color w:val="000000" w:themeColor="text1"/>
                <w:szCs w:val="22"/>
              </w:rPr>
            </w:pPr>
            <w:proofErr w:type="spellStart"/>
            <w:r>
              <w:rPr>
                <w:rFonts w:ascii="Arial" w:hAnsi="Arial" w:cs="Arial"/>
                <w:color w:val="000000" w:themeColor="text1"/>
                <w:szCs w:val="22"/>
              </w:rPr>
              <w:t>herbegement</w:t>
            </w:r>
            <w:proofErr w:type="spellEnd"/>
          </w:p>
        </w:tc>
        <w:tc>
          <w:tcPr>
            <w:tcW w:w="2098" w:type="dxa"/>
          </w:tcPr>
          <w:p w:rsidR="00272754" w:rsidRDefault="00272754" w:rsidP="00272754">
            <w:pPr>
              <w:pStyle w:val="Corpsdetexte"/>
              <w:rPr>
                <w:rFonts w:ascii="Arial" w:hAnsi="Arial" w:cs="Arial"/>
                <w:color w:val="000000" w:themeColor="text1"/>
                <w:szCs w:val="22"/>
              </w:rPr>
            </w:pPr>
            <w:r w:rsidRPr="007E0F23">
              <w:rPr>
                <w:rFonts w:ascii="Arial" w:hAnsi="Arial" w:cs="Arial"/>
                <w:color w:val="000000" w:themeColor="text1"/>
                <w:szCs w:val="22"/>
              </w:rPr>
              <w:t>Choisir l’une des valeurs de l’énumération « </w:t>
            </w:r>
            <w:proofErr w:type="spellStart"/>
            <w:r>
              <w:rPr>
                <w:rFonts w:ascii="Arial" w:hAnsi="Arial" w:cs="Arial"/>
                <w:color w:val="000000" w:themeColor="text1"/>
                <w:szCs w:val="22"/>
              </w:rPr>
              <w:fldChar w:fldCharType="begin"/>
            </w:r>
            <w:r>
              <w:rPr>
                <w:rFonts w:ascii="Arial" w:hAnsi="Arial" w:cs="Arial"/>
                <w:color w:val="000000" w:themeColor="text1"/>
                <w:szCs w:val="22"/>
              </w:rPr>
              <w:instrText xml:space="preserve"> HYPERLINK "https://cnig.gouv.fr/IMG/pdf/231220_standard_cnig_plu_v2024-01.pdf" \l "page=29" </w:instrText>
            </w:r>
            <w:r>
              <w:rPr>
                <w:rFonts w:ascii="Arial" w:hAnsi="Arial" w:cs="Arial"/>
                <w:color w:val="000000" w:themeColor="text1"/>
                <w:szCs w:val="22"/>
              </w:rPr>
              <w:fldChar w:fldCharType="separate"/>
            </w:r>
            <w:ins w:id="658" w:author="Alison Lenain" w:date="2024-02-09T15:34:00Z">
              <w:r>
                <w:rPr>
                  <w:rStyle w:val="Lienhypertexte"/>
                  <w:rFonts w:ascii="Arial" w:hAnsi="Arial" w:cs="Arial"/>
                  <w:szCs w:val="22"/>
                </w:rPr>
                <w:t>T</w:t>
              </w:r>
            </w:ins>
            <w:del w:id="659" w:author="Alison Lenain" w:date="2024-02-09T15:34:00Z">
              <w:r w:rsidRPr="00A45D1E" w:rsidDel="00272754">
                <w:rPr>
                  <w:rStyle w:val="Lienhypertexte"/>
                  <w:rFonts w:ascii="Arial" w:hAnsi="Arial" w:cs="Arial"/>
                  <w:szCs w:val="22"/>
                </w:rPr>
                <w:delText>t</w:delText>
              </w:r>
            </w:del>
            <w:r w:rsidRPr="00A45D1E">
              <w:rPr>
                <w:rStyle w:val="Lienhypertexte"/>
                <w:rFonts w:ascii="Arial" w:hAnsi="Arial" w:cs="Arial"/>
                <w:szCs w:val="22"/>
              </w:rPr>
              <w:t>ype</w:t>
            </w:r>
            <w:r>
              <w:rPr>
                <w:rFonts w:ascii="Arial" w:hAnsi="Arial" w:cs="Arial"/>
                <w:color w:val="000000" w:themeColor="text1"/>
                <w:szCs w:val="22"/>
              </w:rPr>
              <w:t>SousDestination</w:t>
            </w:r>
            <w:r w:rsidRPr="00A45D1E">
              <w:rPr>
                <w:rStyle w:val="Lienhypertexte"/>
                <w:rFonts w:ascii="Arial" w:hAnsi="Arial" w:cs="Arial"/>
                <w:szCs w:val="22"/>
              </w:rPr>
              <w:t>Destination</w:t>
            </w:r>
            <w:proofErr w:type="spellEnd"/>
            <w:r>
              <w:rPr>
                <w:rFonts w:ascii="Arial" w:hAnsi="Arial" w:cs="Arial"/>
                <w:color w:val="000000" w:themeColor="text1"/>
                <w:szCs w:val="22"/>
              </w:rPr>
              <w:fldChar w:fldCharType="end"/>
            </w:r>
            <w:r w:rsidRPr="007E0F23">
              <w:rPr>
                <w:rFonts w:ascii="Arial" w:hAnsi="Arial" w:cs="Arial"/>
                <w:color w:val="000000" w:themeColor="text1"/>
                <w:szCs w:val="22"/>
              </w:rPr>
              <w:t> »</w:t>
            </w:r>
            <w:r>
              <w:rPr>
                <w:rFonts w:ascii="Arial" w:hAnsi="Arial" w:cs="Arial"/>
                <w:color w:val="000000" w:themeColor="text1"/>
                <w:szCs w:val="22"/>
              </w:rPr>
              <w:t xml:space="preserve"> du standard CNIG PLU</w:t>
            </w:r>
          </w:p>
          <w:p w:rsidR="00272754" w:rsidRPr="007E0F23" w:rsidRDefault="00272754">
            <w:pPr>
              <w:pStyle w:val="Corpsdetexte"/>
              <w:rPr>
                <w:rFonts w:ascii="Arial" w:hAnsi="Arial" w:cs="Arial"/>
                <w:color w:val="000000" w:themeColor="text1"/>
                <w:szCs w:val="22"/>
              </w:rPr>
            </w:pPr>
          </w:p>
        </w:tc>
        <w:tc>
          <w:tcPr>
            <w:tcW w:w="1952" w:type="dxa"/>
          </w:tcPr>
          <w:p w:rsidR="00272754" w:rsidRDefault="00272754" w:rsidP="003925CE">
            <w:pPr>
              <w:pStyle w:val="Corpsdetexte"/>
              <w:rPr>
                <w:rFonts w:ascii="Arial" w:hAnsi="Arial" w:cs="Arial"/>
                <w:color w:val="000000" w:themeColor="text1"/>
                <w:szCs w:val="22"/>
              </w:rPr>
            </w:pPr>
            <w:r>
              <w:rPr>
                <w:rFonts w:ascii="Arial" w:hAnsi="Arial" w:cs="Arial"/>
                <w:color w:val="000000" w:themeColor="text1"/>
                <w:szCs w:val="22"/>
              </w:rPr>
              <w:t>Obligatoire (Valeur vide interdite, valeur multiples autorisées: 1-*)</w:t>
            </w:r>
          </w:p>
        </w:tc>
      </w:tr>
      <w:tr w:rsidR="00272754" w:rsidRPr="007E0F23">
        <w:trPr>
          <w:ins w:id="660" w:author="Alison Lenain" w:date="2024-02-09T15:34:00Z"/>
        </w:trPr>
        <w:tc>
          <w:tcPr>
            <w:tcW w:w="1935" w:type="dxa"/>
          </w:tcPr>
          <w:p w:rsidR="00272754" w:rsidRDefault="00272754">
            <w:pPr>
              <w:pStyle w:val="Corpsdetexte"/>
              <w:rPr>
                <w:ins w:id="661" w:author="Alison Lenain" w:date="2024-02-09T15:34:00Z"/>
                <w:rFonts w:ascii="Arial" w:hAnsi="Arial" w:cs="Arial"/>
                <w:color w:val="000000" w:themeColor="text1"/>
                <w:szCs w:val="22"/>
              </w:rPr>
            </w:pPr>
            <w:proofErr w:type="spellStart"/>
            <w:ins w:id="662" w:author="Alison Lenain" w:date="2024-02-09T15:34:00Z">
              <w:r>
                <w:rPr>
                  <w:rFonts w:ascii="Arial" w:hAnsi="Arial" w:cs="Arial"/>
                  <w:color w:val="000000" w:themeColor="text1"/>
                  <w:szCs w:val="22"/>
                </w:rPr>
                <w:t>typeLogement</w:t>
              </w:r>
              <w:proofErr w:type="spellEnd"/>
            </w:ins>
          </w:p>
        </w:tc>
        <w:tc>
          <w:tcPr>
            <w:tcW w:w="1933" w:type="dxa"/>
          </w:tcPr>
          <w:p w:rsidR="00272754" w:rsidRDefault="00272754">
            <w:pPr>
              <w:pStyle w:val="Corpsdetexte"/>
              <w:rPr>
                <w:ins w:id="663" w:author="Alison Lenain" w:date="2024-02-09T15:34:00Z"/>
                <w:rFonts w:ascii="Arial" w:hAnsi="Arial" w:cs="Arial"/>
                <w:color w:val="000000" w:themeColor="text1"/>
                <w:szCs w:val="22"/>
              </w:rPr>
            </w:pPr>
            <w:ins w:id="664" w:author="Alison Lenain" w:date="2024-02-09T15:34:00Z">
              <w:r>
                <w:rPr>
                  <w:rFonts w:ascii="Arial" w:hAnsi="Arial" w:cs="Arial"/>
                  <w:color w:val="000000" w:themeColor="text1"/>
                  <w:szCs w:val="22"/>
                </w:rPr>
                <w:t>Détermine les types de logements</w:t>
              </w:r>
            </w:ins>
          </w:p>
        </w:tc>
        <w:tc>
          <w:tcPr>
            <w:tcW w:w="1936" w:type="dxa"/>
          </w:tcPr>
          <w:p w:rsidR="00272754" w:rsidRDefault="00272754">
            <w:pPr>
              <w:pStyle w:val="Corpsdetexte"/>
              <w:rPr>
                <w:ins w:id="665" w:author="Alison Lenain" w:date="2024-02-09T15:35:00Z"/>
                <w:rFonts w:ascii="Arial" w:hAnsi="Arial" w:cs="Arial"/>
                <w:color w:val="000000" w:themeColor="text1"/>
                <w:szCs w:val="22"/>
              </w:rPr>
            </w:pPr>
            <w:ins w:id="666" w:author="Alison Lenain" w:date="2024-02-09T15:34:00Z">
              <w:r>
                <w:rPr>
                  <w:rFonts w:ascii="Arial" w:hAnsi="Arial" w:cs="Arial"/>
                  <w:color w:val="000000" w:themeColor="text1"/>
                  <w:szCs w:val="22"/>
                </w:rPr>
                <w:t xml:space="preserve">Les valeurs de l’énumération </w:t>
              </w:r>
              <w:proofErr w:type="spellStart"/>
              <w:r>
                <w:rPr>
                  <w:rFonts w:ascii="Arial" w:hAnsi="Arial" w:cs="Arial"/>
                  <w:color w:val="000000" w:themeColor="text1"/>
                  <w:szCs w:val="22"/>
                </w:rPr>
                <w:t>TypeLogement</w:t>
              </w:r>
              <w:proofErr w:type="spellEnd"/>
              <w:r>
                <w:rPr>
                  <w:rFonts w:ascii="Arial" w:hAnsi="Arial" w:cs="Arial"/>
                  <w:color w:val="000000" w:themeColor="text1"/>
                  <w:szCs w:val="22"/>
                </w:rPr>
                <w:t xml:space="preserve"> sont</w:t>
              </w:r>
            </w:ins>
            <w:ins w:id="667" w:author="Alison Lenain" w:date="2024-02-09T15:35:00Z">
              <w:r>
                <w:rPr>
                  <w:rFonts w:ascii="Arial" w:hAnsi="Arial" w:cs="Arial"/>
                  <w:color w:val="000000" w:themeColor="text1"/>
                  <w:szCs w:val="22"/>
                </w:rPr>
                <w:t xml:space="preserve"> : </w:t>
              </w:r>
            </w:ins>
          </w:p>
          <w:p w:rsidR="00272754" w:rsidRPr="003925CE" w:rsidRDefault="00272754" w:rsidP="00272754">
            <w:pPr>
              <w:pStyle w:val="Corpsdetexte"/>
              <w:rPr>
                <w:ins w:id="668" w:author="Alison Lenain" w:date="2024-02-09T15:35:00Z"/>
                <w:rFonts w:ascii="Arial" w:hAnsi="Arial" w:cs="Arial"/>
                <w:color w:val="000000" w:themeColor="text1"/>
                <w:szCs w:val="22"/>
              </w:rPr>
            </w:pPr>
            <w:proofErr w:type="spellStart"/>
            <w:ins w:id="669" w:author="Alison Lenain" w:date="2024-02-09T15:35:00Z">
              <w:r>
                <w:rPr>
                  <w:rFonts w:ascii="Arial" w:hAnsi="Arial" w:cs="Arial"/>
                  <w:color w:val="000000" w:themeColor="text1"/>
                  <w:szCs w:val="22"/>
                </w:rPr>
                <w:t>logementS</w:t>
              </w:r>
              <w:r w:rsidRPr="003925CE">
                <w:rPr>
                  <w:rFonts w:ascii="Arial" w:hAnsi="Arial" w:cs="Arial"/>
                  <w:color w:val="000000" w:themeColor="text1"/>
                  <w:szCs w:val="22"/>
                </w:rPr>
                <w:t>ociaux</w:t>
              </w:r>
              <w:proofErr w:type="spellEnd"/>
            </w:ins>
          </w:p>
          <w:p w:rsidR="00272754" w:rsidRPr="003925CE" w:rsidRDefault="00272754" w:rsidP="00272754">
            <w:pPr>
              <w:pStyle w:val="Corpsdetexte"/>
              <w:rPr>
                <w:ins w:id="670" w:author="Alison Lenain" w:date="2024-02-09T15:35:00Z"/>
                <w:rFonts w:ascii="Arial" w:hAnsi="Arial" w:cs="Arial"/>
                <w:color w:val="000000" w:themeColor="text1"/>
                <w:szCs w:val="22"/>
              </w:rPr>
            </w:pPr>
            <w:proofErr w:type="spellStart"/>
            <w:ins w:id="671" w:author="Alison Lenain" w:date="2024-02-09T15:35:00Z">
              <w:r>
                <w:rPr>
                  <w:rFonts w:ascii="Arial" w:hAnsi="Arial" w:cs="Arial"/>
                  <w:color w:val="000000" w:themeColor="text1"/>
                  <w:szCs w:val="22"/>
                </w:rPr>
                <w:t>logementE</w:t>
              </w:r>
              <w:r w:rsidRPr="003925CE">
                <w:rPr>
                  <w:rFonts w:ascii="Arial" w:hAnsi="Arial" w:cs="Arial"/>
                  <w:color w:val="000000" w:themeColor="text1"/>
                  <w:szCs w:val="22"/>
                </w:rPr>
                <w:t>tudiants</w:t>
              </w:r>
              <w:proofErr w:type="spellEnd"/>
            </w:ins>
          </w:p>
          <w:p w:rsidR="00272754" w:rsidRDefault="00272754" w:rsidP="00272754">
            <w:pPr>
              <w:pStyle w:val="Corpsdetexte"/>
              <w:rPr>
                <w:ins w:id="672" w:author="Alison Lenain" w:date="2024-02-09T15:34:00Z"/>
                <w:rFonts w:ascii="Arial" w:hAnsi="Arial" w:cs="Arial"/>
                <w:color w:val="000000" w:themeColor="text1"/>
                <w:szCs w:val="22"/>
              </w:rPr>
            </w:pPr>
            <w:proofErr w:type="spellStart"/>
            <w:ins w:id="673" w:author="Alison Lenain" w:date="2024-02-09T15:35:00Z">
              <w:r>
                <w:rPr>
                  <w:rFonts w:ascii="Arial" w:hAnsi="Arial" w:cs="Arial"/>
                  <w:color w:val="000000" w:themeColor="text1"/>
                  <w:szCs w:val="22"/>
                </w:rPr>
                <w:t>logementCommerce</w:t>
              </w:r>
              <w:r w:rsidRPr="003925CE">
                <w:rPr>
                  <w:rFonts w:ascii="Arial" w:hAnsi="Arial" w:cs="Arial"/>
                  <w:color w:val="000000" w:themeColor="text1"/>
                  <w:szCs w:val="22"/>
                </w:rPr>
                <w:t>RDC</w:t>
              </w:r>
            </w:ins>
            <w:proofErr w:type="spellEnd"/>
          </w:p>
        </w:tc>
        <w:tc>
          <w:tcPr>
            <w:tcW w:w="2098" w:type="dxa"/>
          </w:tcPr>
          <w:p w:rsidR="00272754" w:rsidRPr="007E0F23" w:rsidRDefault="00272754" w:rsidP="00272754">
            <w:pPr>
              <w:pStyle w:val="Corpsdetexte"/>
              <w:rPr>
                <w:ins w:id="674" w:author="Alison Lenain" w:date="2024-02-09T15:34:00Z"/>
                <w:rFonts w:ascii="Arial" w:hAnsi="Arial" w:cs="Arial"/>
                <w:color w:val="000000" w:themeColor="text1"/>
                <w:szCs w:val="22"/>
              </w:rPr>
            </w:pPr>
          </w:p>
        </w:tc>
        <w:tc>
          <w:tcPr>
            <w:tcW w:w="1952" w:type="dxa"/>
          </w:tcPr>
          <w:p w:rsidR="00272754" w:rsidRDefault="00272754" w:rsidP="003925CE">
            <w:pPr>
              <w:pStyle w:val="Corpsdetexte"/>
              <w:rPr>
                <w:ins w:id="675" w:author="Alison Lenain" w:date="2024-02-09T15:34:00Z"/>
                <w:rFonts w:ascii="Arial" w:hAnsi="Arial" w:cs="Arial"/>
                <w:color w:val="000000" w:themeColor="text1"/>
                <w:szCs w:val="22"/>
              </w:rPr>
            </w:pPr>
          </w:p>
        </w:tc>
      </w:tr>
    </w:tbl>
    <w:p w:rsidR="00294020" w:rsidRPr="007E0F23" w:rsidRDefault="00294020">
      <w:pPr>
        <w:pStyle w:val="Titre3mod"/>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676" w:name="_Toc158389283"/>
      <w:r w:rsidRPr="007E0F23">
        <w:rPr>
          <w:rFonts w:ascii="Arial" w:hAnsi="Arial" w:cs="Arial"/>
          <w:color w:val="000000" w:themeColor="text1"/>
        </w:rPr>
        <w:lastRenderedPageBreak/>
        <w:t xml:space="preserve">Classe </w:t>
      </w:r>
      <w:proofErr w:type="spellStart"/>
      <w:r w:rsidRPr="007E0F23">
        <w:rPr>
          <w:rFonts w:ascii="Arial" w:hAnsi="Arial" w:cs="Arial"/>
          <w:color w:val="000000" w:themeColor="text1"/>
        </w:rPr>
        <w:t>Surface</w:t>
      </w:r>
      <w:r w:rsidR="00F9799D" w:rsidRPr="007E0F23">
        <w:rPr>
          <w:rFonts w:ascii="Arial" w:hAnsi="Arial" w:cs="Arial"/>
          <w:color w:val="000000" w:themeColor="text1"/>
        </w:rPr>
        <w:t>Parcelle</w:t>
      </w:r>
      <w:bookmarkEnd w:id="676"/>
      <w:proofErr w:type="spellEnd"/>
    </w:p>
    <w:p w:rsidR="00294020" w:rsidRPr="007E0F23" w:rsidRDefault="00294020">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294020" w:rsidRPr="007E0F23">
        <w:tc>
          <w:tcPr>
            <w:tcW w:w="9854" w:type="dxa"/>
            <w:gridSpan w:val="5"/>
          </w:tcPr>
          <w:p w:rsidR="00294020" w:rsidRPr="007E0F23" w:rsidRDefault="00EA095A" w:rsidP="00F9799D">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Surface</w:t>
            </w:r>
            <w:r w:rsidR="00F9799D" w:rsidRPr="007E0F23">
              <w:rPr>
                <w:rFonts w:ascii="Arial" w:hAnsi="Arial" w:cs="Arial"/>
                <w:color w:val="000000" w:themeColor="text1"/>
                <w:szCs w:val="22"/>
              </w:rPr>
              <w:t>Parcelle</w:t>
            </w:r>
            <w:proofErr w:type="spellEnd"/>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Description de la superficie de la parcelle comme condition de sa constructibilité</w:t>
            </w:r>
          </w:p>
        </w:tc>
      </w:tr>
      <w:tr w:rsidR="00294020" w:rsidRPr="007E0F23">
        <w:tc>
          <w:tcPr>
            <w:tcW w:w="1970"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Attribut</w:t>
            </w:r>
          </w:p>
        </w:tc>
        <w:tc>
          <w:tcPr>
            <w:tcW w:w="1971"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Définition</w:t>
            </w:r>
          </w:p>
        </w:tc>
        <w:tc>
          <w:tcPr>
            <w:tcW w:w="1971" w:type="dxa"/>
          </w:tcPr>
          <w:p w:rsidR="00294020" w:rsidRPr="007E0F23" w:rsidRDefault="00EA095A">
            <w:pPr>
              <w:pStyle w:val="Corpsdetexte"/>
              <w:rPr>
                <w:rFonts w:ascii="Arial" w:hAnsi="Arial" w:cs="Arial"/>
                <w:color w:val="000000" w:themeColor="text1"/>
              </w:rPr>
            </w:pPr>
            <w:del w:id="677" w:author="Alison Lenain" w:date="2024-02-08T17:51:00Z">
              <w:r w:rsidRPr="007E0F23" w:rsidDel="006A7810">
                <w:rPr>
                  <w:rFonts w:ascii="Arial" w:hAnsi="Arial" w:cs="Arial"/>
                  <w:color w:val="000000" w:themeColor="text1"/>
                </w:rPr>
                <w:delText>Multiplicité</w:delText>
              </w:r>
            </w:del>
            <w:ins w:id="678" w:author="Alison Lenain" w:date="2024-02-08T17:51:00Z">
              <w:r w:rsidR="006A7810">
                <w:rPr>
                  <w:rFonts w:ascii="Arial" w:hAnsi="Arial" w:cs="Arial"/>
                  <w:color w:val="000000" w:themeColor="text1"/>
                </w:rPr>
                <w:t>Exemple</w:t>
              </w:r>
            </w:ins>
          </w:p>
        </w:tc>
        <w:tc>
          <w:tcPr>
            <w:tcW w:w="1971"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Type</w:t>
            </w:r>
          </w:p>
        </w:tc>
        <w:tc>
          <w:tcPr>
            <w:tcW w:w="1971"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Contraintes sur l’attribut</w:t>
            </w:r>
          </w:p>
        </w:tc>
      </w:tr>
      <w:tr w:rsidR="00502CD9" w:rsidRPr="007E0F23">
        <w:trPr>
          <w:ins w:id="679" w:author="Alison Lenain" w:date="2024-02-08T18:10:00Z"/>
        </w:trPr>
        <w:tc>
          <w:tcPr>
            <w:tcW w:w="1970" w:type="dxa"/>
          </w:tcPr>
          <w:p w:rsidR="00502CD9" w:rsidRPr="007E0F23" w:rsidRDefault="00502CD9">
            <w:pPr>
              <w:pStyle w:val="Corpsdetexte"/>
              <w:rPr>
                <w:ins w:id="680" w:author="Alison Lenain" w:date="2024-02-08T18:10:00Z"/>
                <w:rFonts w:ascii="Arial" w:hAnsi="Arial" w:cs="Arial"/>
                <w:color w:val="000000" w:themeColor="text1"/>
                <w:sz w:val="24"/>
              </w:rPr>
            </w:pPr>
            <w:ins w:id="681" w:author="Alison Lenain" w:date="2024-02-08T18:10:00Z">
              <w:r w:rsidRPr="007E0F23">
                <w:rPr>
                  <w:rFonts w:ascii="Arial" w:hAnsi="Arial" w:cs="Arial"/>
                  <w:color w:val="000000" w:themeColor="text1"/>
                  <w:szCs w:val="22"/>
                </w:rPr>
                <w:t>id</w:t>
              </w:r>
            </w:ins>
          </w:p>
        </w:tc>
        <w:tc>
          <w:tcPr>
            <w:tcW w:w="1971" w:type="dxa"/>
          </w:tcPr>
          <w:p w:rsidR="00502CD9" w:rsidRPr="007E0F23" w:rsidRDefault="00502CD9" w:rsidP="00E2092C">
            <w:pPr>
              <w:pStyle w:val="Contenudetableau"/>
              <w:rPr>
                <w:ins w:id="682" w:author="Alison Lenain" w:date="2024-02-08T18:10:00Z"/>
                <w:rFonts w:ascii="Arial" w:hAnsi="Arial" w:cs="Arial"/>
                <w:color w:val="000000" w:themeColor="text1"/>
                <w:sz w:val="24"/>
              </w:rPr>
            </w:pPr>
            <w:ins w:id="683" w:author="Alison Lenain" w:date="2024-02-08T18:10:00Z">
              <w:r w:rsidRPr="007E0F23">
                <w:rPr>
                  <w:rFonts w:ascii="Arial" w:hAnsi="Arial" w:cs="Arial"/>
                  <w:color w:val="000000" w:themeColor="text1"/>
                  <w:szCs w:val="22"/>
                </w:rPr>
                <w:t xml:space="preserve">Identifiant unique de la </w:t>
              </w:r>
            </w:ins>
            <w:ins w:id="684" w:author="Alison Lenain" w:date="2024-02-08T18:12:00Z">
              <w:r w:rsidR="00E2092C">
                <w:rPr>
                  <w:rFonts w:ascii="Arial" w:hAnsi="Arial" w:cs="Arial"/>
                  <w:color w:val="000000" w:themeColor="text1"/>
                  <w:szCs w:val="22"/>
                </w:rPr>
                <w:t xml:space="preserve">condition </w:t>
              </w:r>
            </w:ins>
            <w:ins w:id="685" w:author="Alison Lenain" w:date="2024-02-08T18:10:00Z">
              <w:r w:rsidRPr="007E0F23">
                <w:rPr>
                  <w:rFonts w:ascii="Arial" w:hAnsi="Arial" w:cs="Arial"/>
                  <w:color w:val="000000" w:themeColor="text1"/>
                  <w:szCs w:val="22"/>
                </w:rPr>
                <w:t>s’appliquant.</w:t>
              </w:r>
            </w:ins>
          </w:p>
        </w:tc>
        <w:tc>
          <w:tcPr>
            <w:tcW w:w="1971" w:type="dxa"/>
          </w:tcPr>
          <w:p w:rsidR="00502CD9" w:rsidRPr="007E0F23" w:rsidDel="006A7810" w:rsidRDefault="00502CD9">
            <w:pPr>
              <w:pStyle w:val="Corpsdetexte"/>
              <w:rPr>
                <w:ins w:id="686" w:author="Alison Lenain" w:date="2024-02-08T18:10:00Z"/>
                <w:rFonts w:ascii="Arial" w:hAnsi="Arial" w:cs="Arial"/>
                <w:color w:val="000000" w:themeColor="text1"/>
                <w:sz w:val="24"/>
              </w:rPr>
            </w:pPr>
            <w:ins w:id="687" w:author="Alison Lenain" w:date="2024-02-08T18:10:00Z">
              <w:r w:rsidRPr="00502CD9">
                <w:rPr>
                  <w:rFonts w:ascii="Arial" w:hAnsi="Arial" w:cs="Arial"/>
                  <w:color w:val="000000" w:themeColor="text1"/>
                  <w:sz w:val="24"/>
                </w:rPr>
                <w:t>44712_PLU_20041103/reglement/UE/UE2/co</w:t>
              </w:r>
              <w:r w:rsidR="0090570D">
                <w:rPr>
                  <w:rFonts w:ascii="Arial" w:hAnsi="Arial" w:cs="Arial"/>
                  <w:color w:val="000000" w:themeColor="text1"/>
                  <w:sz w:val="24"/>
                </w:rPr>
                <w:t>ntenu002/regle001/cdu003/surfpa</w:t>
              </w:r>
              <w:r w:rsidRPr="00502CD9">
                <w:rPr>
                  <w:rFonts w:ascii="Arial" w:hAnsi="Arial" w:cs="Arial"/>
                  <w:color w:val="000000" w:themeColor="text1"/>
                  <w:sz w:val="24"/>
                </w:rPr>
                <w:t>01</w:t>
              </w:r>
            </w:ins>
          </w:p>
        </w:tc>
        <w:tc>
          <w:tcPr>
            <w:tcW w:w="1971" w:type="dxa"/>
          </w:tcPr>
          <w:p w:rsidR="00502CD9" w:rsidRPr="007E0F23" w:rsidRDefault="00502CD9">
            <w:pPr>
              <w:pStyle w:val="Corpsdetexte"/>
              <w:rPr>
                <w:ins w:id="688" w:author="Alison Lenain" w:date="2024-02-08T18:10:00Z"/>
                <w:rFonts w:ascii="Arial" w:hAnsi="Arial" w:cs="Arial"/>
                <w:color w:val="000000" w:themeColor="text1"/>
                <w:sz w:val="24"/>
              </w:rPr>
            </w:pPr>
            <w:ins w:id="689" w:author="Alison Lenain" w:date="2024-02-08T18:10:00Z">
              <w:r w:rsidRPr="007E0F23">
                <w:rPr>
                  <w:rFonts w:ascii="Arial" w:hAnsi="Arial" w:cs="Arial"/>
                  <w:color w:val="000000" w:themeColor="text1"/>
                  <w:szCs w:val="22"/>
                </w:rPr>
                <w:t>URI</w:t>
              </w:r>
            </w:ins>
          </w:p>
        </w:tc>
        <w:tc>
          <w:tcPr>
            <w:tcW w:w="1971" w:type="dxa"/>
          </w:tcPr>
          <w:p w:rsidR="00502CD9" w:rsidRDefault="00502CD9">
            <w:pPr>
              <w:pStyle w:val="Corpsdetexte"/>
              <w:rPr>
                <w:ins w:id="690" w:author="Alison Lenain" w:date="2024-02-08T18:10:00Z"/>
                <w:rFonts w:ascii="Arial" w:hAnsi="Arial" w:cs="Arial"/>
                <w:color w:val="000000" w:themeColor="text1"/>
                <w:szCs w:val="22"/>
              </w:rPr>
            </w:pPr>
            <w:ins w:id="691" w:author="Alison Lenain" w:date="2024-02-08T18:10:00Z">
              <w:r>
                <w:rPr>
                  <w:rFonts w:ascii="Arial" w:hAnsi="Arial" w:cs="Arial"/>
                  <w:color w:val="000000" w:themeColor="text1"/>
                  <w:szCs w:val="22"/>
                </w:rPr>
                <w:t>Obligatoire (Valeur vide interdite, valeur unique : 1-1)</w:t>
              </w:r>
            </w:ins>
          </w:p>
        </w:tc>
      </w:tr>
      <w:tr w:rsidR="00502CD9" w:rsidRPr="007E0F23">
        <w:trPr>
          <w:ins w:id="692" w:author="Alison Lenain" w:date="2024-02-08T18:10:00Z"/>
        </w:trPr>
        <w:tc>
          <w:tcPr>
            <w:tcW w:w="1970" w:type="dxa"/>
          </w:tcPr>
          <w:p w:rsidR="00502CD9" w:rsidRPr="007E0F23" w:rsidRDefault="00502CD9">
            <w:pPr>
              <w:pStyle w:val="Corpsdetexte"/>
              <w:rPr>
                <w:ins w:id="693" w:author="Alison Lenain" w:date="2024-02-08T18:10:00Z"/>
                <w:rFonts w:ascii="Arial" w:hAnsi="Arial" w:cs="Arial"/>
                <w:color w:val="000000" w:themeColor="text1"/>
                <w:sz w:val="24"/>
              </w:rPr>
            </w:pPr>
            <w:commentRangeStart w:id="694"/>
            <w:ins w:id="695" w:author="Alison Lenain" w:date="2024-02-08T18:10:00Z">
              <w:r w:rsidRPr="007E0F23">
                <w:rPr>
                  <w:rFonts w:ascii="Arial" w:hAnsi="Arial" w:cs="Arial"/>
                  <w:color w:val="000000" w:themeColor="text1"/>
                  <w:szCs w:val="22"/>
                </w:rPr>
                <w:t>nom</w:t>
              </w:r>
              <w:commentRangeEnd w:id="694"/>
              <w:r>
                <w:rPr>
                  <w:rStyle w:val="Marquedecommentaire"/>
                  <w:rFonts w:ascii="Times New Roman" w:hAnsi="Times New Roman"/>
                </w:rPr>
                <w:commentReference w:id="694"/>
              </w:r>
            </w:ins>
          </w:p>
        </w:tc>
        <w:tc>
          <w:tcPr>
            <w:tcW w:w="1971" w:type="dxa"/>
          </w:tcPr>
          <w:p w:rsidR="00502CD9" w:rsidRPr="007E0F23" w:rsidRDefault="00502CD9" w:rsidP="00502CD9">
            <w:pPr>
              <w:pStyle w:val="Contenudetableau"/>
              <w:rPr>
                <w:ins w:id="696" w:author="Alison Lenain" w:date="2024-02-08T18:10:00Z"/>
                <w:rFonts w:ascii="Arial" w:hAnsi="Arial" w:cs="Arial"/>
                <w:color w:val="000000" w:themeColor="text1"/>
                <w:sz w:val="24"/>
              </w:rPr>
            </w:pPr>
            <w:ins w:id="697" w:author="Alison Lenain" w:date="2024-02-08T18:10:00Z">
              <w:r w:rsidRPr="007E0F23">
                <w:rPr>
                  <w:rFonts w:ascii="Arial" w:hAnsi="Arial" w:cs="Arial"/>
                  <w:color w:val="000000" w:themeColor="text1"/>
                  <w:szCs w:val="22"/>
                </w:rPr>
                <w:t xml:space="preserve">Nom </w:t>
              </w:r>
              <w:r>
                <w:rPr>
                  <w:rFonts w:ascii="Arial" w:hAnsi="Arial" w:cs="Arial"/>
                  <w:color w:val="000000" w:themeColor="text1"/>
                  <w:szCs w:val="22"/>
                </w:rPr>
                <w:t>d</w:t>
              </w:r>
            </w:ins>
            <w:ins w:id="698" w:author="Alison Lenain" w:date="2024-02-08T18:11:00Z">
              <w:r>
                <w:rPr>
                  <w:rFonts w:ascii="Arial" w:hAnsi="Arial" w:cs="Arial"/>
                  <w:color w:val="000000" w:themeColor="text1"/>
                  <w:szCs w:val="22"/>
                </w:rPr>
                <w:t>e la parcelle</w:t>
              </w:r>
            </w:ins>
          </w:p>
        </w:tc>
        <w:tc>
          <w:tcPr>
            <w:tcW w:w="1971" w:type="dxa"/>
          </w:tcPr>
          <w:p w:rsidR="00502CD9" w:rsidRPr="007E0F23" w:rsidDel="006A7810" w:rsidRDefault="00502CD9">
            <w:pPr>
              <w:pStyle w:val="Corpsdetexte"/>
              <w:rPr>
                <w:ins w:id="699" w:author="Alison Lenain" w:date="2024-02-08T18:10:00Z"/>
                <w:rFonts w:ascii="Arial" w:hAnsi="Arial" w:cs="Arial"/>
                <w:color w:val="000000" w:themeColor="text1"/>
                <w:sz w:val="24"/>
              </w:rPr>
            </w:pPr>
          </w:p>
        </w:tc>
        <w:tc>
          <w:tcPr>
            <w:tcW w:w="1971" w:type="dxa"/>
          </w:tcPr>
          <w:p w:rsidR="00502CD9" w:rsidRPr="007E0F23" w:rsidRDefault="00502CD9">
            <w:pPr>
              <w:pStyle w:val="Corpsdetexte"/>
              <w:rPr>
                <w:ins w:id="700" w:author="Alison Lenain" w:date="2024-02-08T18:10:00Z"/>
                <w:rFonts w:ascii="Arial" w:hAnsi="Arial" w:cs="Arial"/>
                <w:color w:val="000000" w:themeColor="text1"/>
                <w:sz w:val="24"/>
              </w:rPr>
            </w:pPr>
            <w:proofErr w:type="spellStart"/>
            <w:ins w:id="701" w:author="Alison Lenain" w:date="2024-02-08T18:10:00Z">
              <w:r w:rsidRPr="007E0F23">
                <w:rPr>
                  <w:rFonts w:ascii="Arial" w:hAnsi="Arial" w:cs="Arial"/>
                  <w:color w:val="000000" w:themeColor="text1"/>
                  <w:szCs w:val="22"/>
                </w:rPr>
                <w:t>CharacterString</w:t>
              </w:r>
              <w:proofErr w:type="spellEnd"/>
            </w:ins>
          </w:p>
        </w:tc>
        <w:tc>
          <w:tcPr>
            <w:tcW w:w="1971" w:type="dxa"/>
          </w:tcPr>
          <w:p w:rsidR="00502CD9" w:rsidRDefault="00502CD9">
            <w:pPr>
              <w:pStyle w:val="Corpsdetexte"/>
              <w:rPr>
                <w:ins w:id="702" w:author="Alison Lenain" w:date="2024-02-08T18:10:00Z"/>
                <w:rFonts w:ascii="Arial" w:hAnsi="Arial" w:cs="Arial"/>
                <w:color w:val="000000" w:themeColor="text1"/>
                <w:szCs w:val="22"/>
              </w:rPr>
            </w:pPr>
            <w:ins w:id="703" w:author="Alison Lenain" w:date="2024-02-08T18:10:00Z">
              <w:r>
                <w:rPr>
                  <w:rFonts w:ascii="Arial" w:hAnsi="Arial" w:cs="Arial"/>
                  <w:color w:val="000000" w:themeColor="text1"/>
                  <w:szCs w:val="22"/>
                </w:rPr>
                <w:t>Obligatoire (Valeur vide interdite, valeur unique : 1-1)</w:t>
              </w:r>
            </w:ins>
          </w:p>
        </w:tc>
      </w:tr>
      <w:tr w:rsidR="00502CD9" w:rsidRPr="007E0F23">
        <w:trPr>
          <w:ins w:id="704" w:author="Alison Lenain" w:date="2024-02-08T18:10:00Z"/>
        </w:trPr>
        <w:tc>
          <w:tcPr>
            <w:tcW w:w="1970" w:type="dxa"/>
          </w:tcPr>
          <w:p w:rsidR="00502CD9" w:rsidRPr="007E0F23" w:rsidRDefault="00502CD9">
            <w:pPr>
              <w:pStyle w:val="Corpsdetexte"/>
              <w:rPr>
                <w:ins w:id="705" w:author="Alison Lenain" w:date="2024-02-08T18:10:00Z"/>
                <w:rFonts w:ascii="Arial" w:hAnsi="Arial" w:cs="Arial"/>
                <w:color w:val="000000" w:themeColor="text1"/>
                <w:sz w:val="24"/>
              </w:rPr>
            </w:pPr>
            <w:ins w:id="706" w:author="Alison Lenain" w:date="2024-02-08T18:10:00Z">
              <w:r w:rsidRPr="007E0F23">
                <w:rPr>
                  <w:rFonts w:ascii="Arial" w:hAnsi="Arial" w:cs="Arial"/>
                  <w:color w:val="000000" w:themeColor="text1"/>
                  <w:szCs w:val="22"/>
                </w:rPr>
                <w:t>type</w:t>
              </w:r>
            </w:ins>
          </w:p>
        </w:tc>
        <w:tc>
          <w:tcPr>
            <w:tcW w:w="1971" w:type="dxa"/>
          </w:tcPr>
          <w:p w:rsidR="00502CD9" w:rsidRPr="007E0F23" w:rsidRDefault="00502CD9" w:rsidP="00E2092C">
            <w:pPr>
              <w:pStyle w:val="Contenudetableau"/>
              <w:rPr>
                <w:ins w:id="707" w:author="Alison Lenain" w:date="2024-02-08T18:10:00Z"/>
                <w:rFonts w:ascii="Arial" w:hAnsi="Arial" w:cs="Arial"/>
                <w:color w:val="000000" w:themeColor="text1"/>
                <w:sz w:val="24"/>
              </w:rPr>
            </w:pPr>
            <w:ins w:id="708" w:author="Alison Lenain" w:date="2024-02-08T18:10:00Z">
              <w:r w:rsidRPr="007E0F23">
                <w:rPr>
                  <w:rFonts w:ascii="Arial" w:hAnsi="Arial" w:cs="Arial"/>
                  <w:color w:val="000000" w:themeColor="text1"/>
                  <w:sz w:val="24"/>
                  <w:szCs w:val="22"/>
                </w:rPr>
                <w:t xml:space="preserve">Catégorie de la </w:t>
              </w:r>
            </w:ins>
            <w:ins w:id="709" w:author="Alison Lenain" w:date="2024-02-08T18:12:00Z">
              <w:r w:rsidR="00E2092C">
                <w:rPr>
                  <w:rFonts w:ascii="Arial" w:hAnsi="Arial" w:cs="Arial"/>
                  <w:color w:val="000000" w:themeColor="text1"/>
                  <w:szCs w:val="22"/>
                </w:rPr>
                <w:t>condition</w:t>
              </w:r>
            </w:ins>
            <w:ins w:id="710" w:author="Alison Lenain" w:date="2024-02-08T18:10:00Z">
              <w:r>
                <w:rPr>
                  <w:rFonts w:ascii="Arial" w:hAnsi="Arial" w:cs="Arial"/>
                  <w:color w:val="000000" w:themeColor="text1"/>
                  <w:szCs w:val="22"/>
                </w:rPr>
                <w:t xml:space="preserve"> </w:t>
              </w:r>
              <w:r w:rsidRPr="007E0F23">
                <w:rPr>
                  <w:rFonts w:ascii="Arial" w:hAnsi="Arial" w:cs="Arial"/>
                  <w:color w:val="000000" w:themeColor="text1"/>
                  <w:szCs w:val="22"/>
                </w:rPr>
                <w:t xml:space="preserve">unitaire </w:t>
              </w:r>
              <w:r w:rsidRPr="007E0F23">
                <w:rPr>
                  <w:rFonts w:ascii="Arial" w:hAnsi="Arial" w:cs="Arial"/>
                  <w:color w:val="000000" w:themeColor="text1"/>
                  <w:sz w:val="24"/>
                  <w:szCs w:val="22"/>
                </w:rPr>
                <w:t>s’appliquant.</w:t>
              </w:r>
            </w:ins>
          </w:p>
        </w:tc>
        <w:tc>
          <w:tcPr>
            <w:tcW w:w="1971" w:type="dxa"/>
          </w:tcPr>
          <w:p w:rsidR="00502CD9" w:rsidRPr="007E0F23" w:rsidDel="006A7810" w:rsidRDefault="00E2092C">
            <w:pPr>
              <w:pStyle w:val="Corpsdetexte"/>
              <w:rPr>
                <w:ins w:id="711" w:author="Alison Lenain" w:date="2024-02-08T18:10:00Z"/>
                <w:rFonts w:ascii="Arial" w:hAnsi="Arial" w:cs="Arial"/>
                <w:color w:val="000000" w:themeColor="text1"/>
                <w:sz w:val="24"/>
              </w:rPr>
            </w:pPr>
            <w:proofErr w:type="spellStart"/>
            <w:ins w:id="712" w:author="Alison Lenain" w:date="2024-02-08T18:11:00Z">
              <w:r>
                <w:rPr>
                  <w:rFonts w:ascii="Arial" w:hAnsi="Arial" w:cs="Arial"/>
                  <w:color w:val="000000" w:themeColor="text1"/>
                  <w:szCs w:val="22"/>
                </w:rPr>
                <w:t>SurfaceParcelle</w:t>
              </w:r>
            </w:ins>
            <w:proofErr w:type="spellEnd"/>
          </w:p>
        </w:tc>
        <w:tc>
          <w:tcPr>
            <w:tcW w:w="1971" w:type="dxa"/>
          </w:tcPr>
          <w:p w:rsidR="00502CD9" w:rsidRPr="007E0F23" w:rsidRDefault="00502CD9">
            <w:pPr>
              <w:pStyle w:val="Corpsdetexte"/>
              <w:rPr>
                <w:ins w:id="713" w:author="Alison Lenain" w:date="2024-02-08T18:10:00Z"/>
                <w:rFonts w:ascii="Arial" w:hAnsi="Arial" w:cs="Arial"/>
                <w:color w:val="000000" w:themeColor="text1"/>
                <w:sz w:val="24"/>
              </w:rPr>
            </w:pPr>
            <w:proofErr w:type="spellStart"/>
            <w:ins w:id="714" w:author="Alison Lenain" w:date="2024-02-08T18:10:00Z">
              <w:r w:rsidRPr="007E0F23">
                <w:rPr>
                  <w:rFonts w:ascii="Arial" w:hAnsi="Arial" w:cs="Arial"/>
                  <w:color w:val="000000" w:themeColor="text1"/>
                  <w:szCs w:val="22"/>
                </w:rPr>
                <w:t>CharacterString</w:t>
              </w:r>
              <w:proofErr w:type="spellEnd"/>
            </w:ins>
          </w:p>
        </w:tc>
        <w:tc>
          <w:tcPr>
            <w:tcW w:w="1971" w:type="dxa"/>
          </w:tcPr>
          <w:p w:rsidR="00502CD9" w:rsidRDefault="00502CD9">
            <w:pPr>
              <w:pStyle w:val="Corpsdetexte"/>
              <w:rPr>
                <w:ins w:id="715" w:author="Alison Lenain" w:date="2024-02-08T18:10:00Z"/>
                <w:rFonts w:ascii="Arial" w:hAnsi="Arial" w:cs="Arial"/>
                <w:color w:val="000000" w:themeColor="text1"/>
                <w:szCs w:val="22"/>
              </w:rPr>
            </w:pPr>
            <w:ins w:id="716" w:author="Alison Lenain" w:date="2024-02-08T18:10:00Z">
              <w:r>
                <w:rPr>
                  <w:rFonts w:ascii="Arial" w:hAnsi="Arial" w:cs="Arial"/>
                  <w:color w:val="000000" w:themeColor="text1"/>
                  <w:szCs w:val="22"/>
                </w:rPr>
                <w:t>Obligatoire (Valeur vide interdite, valeur multiples autorisées: 1-*)</w:t>
              </w:r>
            </w:ins>
          </w:p>
        </w:tc>
      </w:tr>
      <w:tr w:rsidR="00502CD9" w:rsidRPr="007E0F23">
        <w:trPr>
          <w:ins w:id="717" w:author="Alison Lenain" w:date="2024-02-08T18:10:00Z"/>
        </w:trPr>
        <w:tc>
          <w:tcPr>
            <w:tcW w:w="1970" w:type="dxa"/>
          </w:tcPr>
          <w:p w:rsidR="00502CD9" w:rsidRPr="007E0F23" w:rsidRDefault="00502CD9">
            <w:pPr>
              <w:pStyle w:val="Corpsdetexte"/>
              <w:rPr>
                <w:ins w:id="718" w:author="Alison Lenain" w:date="2024-02-08T18:10:00Z"/>
                <w:rFonts w:ascii="Arial" w:hAnsi="Arial" w:cs="Arial"/>
                <w:color w:val="000000" w:themeColor="text1"/>
                <w:sz w:val="24"/>
              </w:rPr>
            </w:pPr>
            <w:ins w:id="719" w:author="Alison Lenain" w:date="2024-02-08T18:10:00Z">
              <w:r w:rsidRPr="007E0F23">
                <w:rPr>
                  <w:rFonts w:ascii="Arial" w:hAnsi="Arial" w:cs="Arial"/>
                  <w:color w:val="000000" w:themeColor="text1"/>
                  <w:szCs w:val="22"/>
                </w:rPr>
                <w:t>‍commentaire</w:t>
              </w:r>
            </w:ins>
          </w:p>
        </w:tc>
        <w:tc>
          <w:tcPr>
            <w:tcW w:w="1971" w:type="dxa"/>
          </w:tcPr>
          <w:p w:rsidR="00502CD9" w:rsidRPr="007E0F23" w:rsidRDefault="00502CD9" w:rsidP="00E2092C">
            <w:pPr>
              <w:pStyle w:val="Contenudetableau"/>
              <w:rPr>
                <w:ins w:id="720" w:author="Alison Lenain" w:date="2024-02-08T18:10:00Z"/>
                <w:rFonts w:ascii="Arial" w:hAnsi="Arial" w:cs="Arial"/>
                <w:color w:val="000000" w:themeColor="text1"/>
                <w:sz w:val="24"/>
              </w:rPr>
            </w:pPr>
            <w:ins w:id="721" w:author="Alison Lenain" w:date="2024-02-08T18:10: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w:t>
              </w:r>
              <w:proofErr w:type="gramStart"/>
              <w:r w:rsidRPr="007E0F23">
                <w:rPr>
                  <w:rFonts w:ascii="Arial" w:hAnsi="Arial" w:cs="Arial"/>
                  <w:color w:val="000000" w:themeColor="text1"/>
                </w:rPr>
                <w:t xml:space="preserve">les </w:t>
              </w:r>
            </w:ins>
            <w:ins w:id="722" w:author="Alison Lenain" w:date="2024-02-08T18:12:00Z">
              <w:r w:rsidR="00E2092C">
                <w:rPr>
                  <w:rFonts w:ascii="Arial" w:hAnsi="Arial" w:cs="Arial"/>
                  <w:color w:val="000000" w:themeColor="text1"/>
                </w:rPr>
                <w:t>condition</w:t>
              </w:r>
            </w:ins>
            <w:ins w:id="723" w:author="Alison Lenain" w:date="2024-02-08T18:10:00Z">
              <w:r w:rsidRPr="007E0F23">
                <w:rPr>
                  <w:rFonts w:ascii="Arial" w:hAnsi="Arial" w:cs="Arial"/>
                  <w:color w:val="000000" w:themeColor="text1"/>
                </w:rPr>
                <w:t xml:space="preserve"> </w:t>
              </w:r>
              <w:commentRangeStart w:id="724"/>
              <w:r w:rsidRPr="007E0F23">
                <w:rPr>
                  <w:rFonts w:ascii="Arial" w:hAnsi="Arial" w:cs="Arial"/>
                  <w:color w:val="000000" w:themeColor="text1"/>
                </w:rPr>
                <w:t>décrites</w:t>
              </w:r>
              <w:commentRangeEnd w:id="724"/>
              <w:proofErr w:type="gramEnd"/>
              <w:r>
                <w:rPr>
                  <w:rStyle w:val="Marquedecommentaire"/>
                  <w:rFonts w:ascii="Times New Roman" w:hAnsi="Times New Roman"/>
                </w:rPr>
                <w:commentReference w:id="724"/>
              </w:r>
            </w:ins>
          </w:p>
        </w:tc>
        <w:tc>
          <w:tcPr>
            <w:tcW w:w="1971" w:type="dxa"/>
          </w:tcPr>
          <w:p w:rsidR="00502CD9" w:rsidRPr="007E0F23" w:rsidDel="006A7810" w:rsidRDefault="00502CD9">
            <w:pPr>
              <w:pStyle w:val="Corpsdetexte"/>
              <w:rPr>
                <w:ins w:id="725" w:author="Alison Lenain" w:date="2024-02-08T18:10:00Z"/>
                <w:rFonts w:ascii="Arial" w:hAnsi="Arial" w:cs="Arial"/>
                <w:color w:val="000000" w:themeColor="text1"/>
                <w:sz w:val="24"/>
              </w:rPr>
            </w:pPr>
            <w:ins w:id="726" w:author="Alison Lenain" w:date="2024-02-08T18:10:00Z">
              <w:r>
                <w:rPr>
                  <w:rFonts w:ascii="Arial" w:hAnsi="Arial" w:cs="Arial"/>
                  <w:color w:val="000000" w:themeColor="text1"/>
                  <w:szCs w:val="22"/>
                </w:rPr>
                <w:t>(voir exemple de Buildrz)</w:t>
              </w:r>
            </w:ins>
          </w:p>
        </w:tc>
        <w:tc>
          <w:tcPr>
            <w:tcW w:w="1971" w:type="dxa"/>
          </w:tcPr>
          <w:p w:rsidR="00502CD9" w:rsidRPr="007E0F23" w:rsidRDefault="00502CD9">
            <w:pPr>
              <w:pStyle w:val="Corpsdetexte"/>
              <w:rPr>
                <w:ins w:id="727" w:author="Alison Lenain" w:date="2024-02-08T18:10:00Z"/>
                <w:rFonts w:ascii="Arial" w:hAnsi="Arial" w:cs="Arial"/>
                <w:color w:val="000000" w:themeColor="text1"/>
                <w:sz w:val="24"/>
              </w:rPr>
            </w:pPr>
            <w:proofErr w:type="spellStart"/>
            <w:ins w:id="728" w:author="Alison Lenain" w:date="2024-02-08T18:10:00Z">
              <w:r w:rsidRPr="007E0F23">
                <w:rPr>
                  <w:rFonts w:ascii="Arial" w:hAnsi="Arial" w:cs="Arial"/>
                  <w:color w:val="000000" w:themeColor="text1"/>
                  <w:szCs w:val="22"/>
                </w:rPr>
                <w:t>CharacterString</w:t>
              </w:r>
              <w:proofErr w:type="spellEnd"/>
            </w:ins>
          </w:p>
        </w:tc>
        <w:tc>
          <w:tcPr>
            <w:tcW w:w="1971" w:type="dxa"/>
          </w:tcPr>
          <w:p w:rsidR="00502CD9" w:rsidRDefault="00502CD9">
            <w:pPr>
              <w:pStyle w:val="Corpsdetexte"/>
              <w:rPr>
                <w:ins w:id="729" w:author="Alison Lenain" w:date="2024-02-08T18:10:00Z"/>
                <w:rFonts w:ascii="Arial" w:hAnsi="Arial" w:cs="Arial"/>
                <w:color w:val="000000" w:themeColor="text1"/>
                <w:szCs w:val="22"/>
              </w:rPr>
            </w:pPr>
            <w:ins w:id="730" w:author="Alison Lenain" w:date="2024-02-08T18:10: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294020" w:rsidRPr="007E0F23">
        <w:tc>
          <w:tcPr>
            <w:tcW w:w="1970" w:type="dxa"/>
          </w:tcPr>
          <w:p w:rsidR="00294020" w:rsidRPr="007E0F23" w:rsidRDefault="00EA095A">
            <w:pPr>
              <w:pStyle w:val="Corpsdetexte"/>
              <w:rPr>
                <w:rFonts w:ascii="Arial" w:hAnsi="Arial" w:cs="Arial"/>
                <w:color w:val="000000" w:themeColor="text1"/>
                <w:sz w:val="24"/>
              </w:rPr>
            </w:pPr>
            <w:proofErr w:type="spellStart"/>
            <w:r w:rsidRPr="007E0F23">
              <w:rPr>
                <w:rFonts w:ascii="Arial" w:hAnsi="Arial" w:cs="Arial"/>
                <w:color w:val="000000" w:themeColor="text1"/>
                <w:sz w:val="24"/>
              </w:rPr>
              <w:t>aireMin</w:t>
            </w:r>
            <w:proofErr w:type="spellEnd"/>
          </w:p>
        </w:tc>
        <w:tc>
          <w:tcPr>
            <w:tcW w:w="1971" w:type="dxa"/>
          </w:tcPr>
          <w:p w:rsidR="00294020" w:rsidRPr="007E0F23" w:rsidRDefault="00EA095A">
            <w:pPr>
              <w:pStyle w:val="Contenudetableau"/>
              <w:rPr>
                <w:rFonts w:ascii="Arial" w:hAnsi="Arial" w:cs="Arial"/>
                <w:color w:val="000000" w:themeColor="text1"/>
              </w:rPr>
            </w:pPr>
            <w:r w:rsidRPr="007E0F23">
              <w:rPr>
                <w:rFonts w:ascii="Arial" w:hAnsi="Arial" w:cs="Arial"/>
                <w:color w:val="000000" w:themeColor="text1"/>
                <w:sz w:val="24"/>
              </w:rPr>
              <w:t>Détermine la surface minimale d’une parcelle constructible</w:t>
            </w:r>
          </w:p>
        </w:tc>
        <w:tc>
          <w:tcPr>
            <w:tcW w:w="1971" w:type="dxa"/>
          </w:tcPr>
          <w:p w:rsidR="00294020" w:rsidRPr="007E0F23" w:rsidRDefault="00EA095A">
            <w:pPr>
              <w:pStyle w:val="Corpsdetexte"/>
              <w:rPr>
                <w:rFonts w:ascii="Arial" w:hAnsi="Arial" w:cs="Arial"/>
                <w:color w:val="000000" w:themeColor="text1"/>
                <w:sz w:val="24"/>
              </w:rPr>
            </w:pPr>
            <w:del w:id="731" w:author="Alison Lenain" w:date="2024-02-08T17:51:00Z">
              <w:r w:rsidRPr="007E0F23" w:rsidDel="006A7810">
                <w:rPr>
                  <w:rFonts w:ascii="Arial" w:hAnsi="Arial" w:cs="Arial"/>
                  <w:color w:val="000000" w:themeColor="text1"/>
                  <w:sz w:val="24"/>
                </w:rPr>
                <w:delText>1-1</w:delText>
              </w:r>
            </w:del>
            <w:ins w:id="732" w:author="Alison Lenain" w:date="2024-02-08T17:51:00Z">
              <w:r w:rsidR="006A7810">
                <w:rPr>
                  <w:rFonts w:ascii="Arial" w:hAnsi="Arial" w:cs="Arial"/>
                  <w:color w:val="000000" w:themeColor="text1"/>
                  <w:sz w:val="24"/>
                </w:rPr>
                <w:t xml:space="preserve">20 </w:t>
              </w:r>
            </w:ins>
            <w:ins w:id="733" w:author="Alison Lenain" w:date="2024-02-08T18:03:00Z">
              <w:r w:rsidR="001F2E5B">
                <w:rPr>
                  <w:rFonts w:ascii="Arial" w:hAnsi="Arial" w:cs="Arial"/>
                  <w:color w:val="000000" w:themeColor="text1"/>
                  <w:sz w:val="24"/>
                </w:rPr>
                <w:t>mètres</w:t>
              </w:r>
            </w:ins>
          </w:p>
        </w:tc>
        <w:tc>
          <w:tcPr>
            <w:tcW w:w="1971" w:type="dxa"/>
          </w:tcPr>
          <w:p w:rsidR="00294020" w:rsidRPr="007E0F23" w:rsidRDefault="00EA095A">
            <w:pPr>
              <w:pStyle w:val="Corpsdetexte"/>
              <w:rPr>
                <w:rFonts w:ascii="Arial" w:hAnsi="Arial" w:cs="Arial"/>
                <w:color w:val="000000" w:themeColor="text1"/>
                <w:sz w:val="24"/>
              </w:rPr>
            </w:pPr>
            <w:r w:rsidRPr="007E0F23">
              <w:rPr>
                <w:rFonts w:ascii="Arial" w:hAnsi="Arial" w:cs="Arial"/>
                <w:color w:val="000000" w:themeColor="text1"/>
                <w:sz w:val="24"/>
              </w:rPr>
              <w:t>Real</w:t>
            </w:r>
          </w:p>
        </w:tc>
        <w:tc>
          <w:tcPr>
            <w:tcW w:w="1971" w:type="dxa"/>
          </w:tcPr>
          <w:p w:rsidR="00294020" w:rsidRPr="007E0F23" w:rsidRDefault="006A7810">
            <w:pPr>
              <w:pStyle w:val="Corpsdetexte"/>
              <w:rPr>
                <w:rFonts w:ascii="Arial" w:hAnsi="Arial" w:cs="Arial"/>
                <w:color w:val="000000" w:themeColor="text1"/>
              </w:rPr>
            </w:pPr>
            <w:ins w:id="734" w:author="Alison Lenain" w:date="2024-02-08T17:51:00Z">
              <w:r>
                <w:rPr>
                  <w:rFonts w:ascii="Arial" w:hAnsi="Arial" w:cs="Arial"/>
                  <w:color w:val="000000" w:themeColor="text1"/>
                  <w:szCs w:val="22"/>
                </w:rPr>
                <w:t>Obligatoire (Valeur vide interdite, valeur unique : 1-1)</w:t>
              </w:r>
            </w:ins>
          </w:p>
        </w:tc>
      </w:tr>
      <w:tr w:rsidR="00294020" w:rsidRPr="007E0F23">
        <w:tc>
          <w:tcPr>
            <w:tcW w:w="1970" w:type="dxa"/>
          </w:tcPr>
          <w:p w:rsidR="00294020" w:rsidRPr="007E0F23" w:rsidRDefault="00EA095A">
            <w:pPr>
              <w:pStyle w:val="Corpsdetexte"/>
              <w:rPr>
                <w:rFonts w:ascii="Arial" w:hAnsi="Arial" w:cs="Arial"/>
                <w:color w:val="000000" w:themeColor="text1"/>
                <w:sz w:val="24"/>
              </w:rPr>
            </w:pPr>
            <w:proofErr w:type="spellStart"/>
            <w:r w:rsidRPr="007E0F23">
              <w:rPr>
                <w:rFonts w:ascii="Arial" w:hAnsi="Arial" w:cs="Arial"/>
                <w:color w:val="000000" w:themeColor="text1"/>
                <w:sz w:val="24"/>
              </w:rPr>
              <w:t>aireMax</w:t>
            </w:r>
            <w:proofErr w:type="spellEnd"/>
          </w:p>
        </w:tc>
        <w:tc>
          <w:tcPr>
            <w:tcW w:w="1971" w:type="dxa"/>
          </w:tcPr>
          <w:p w:rsidR="00294020" w:rsidRPr="007E0F23" w:rsidRDefault="00EA095A">
            <w:pPr>
              <w:pStyle w:val="Contenudetableau"/>
              <w:rPr>
                <w:rFonts w:ascii="Arial" w:hAnsi="Arial" w:cs="Arial"/>
                <w:color w:val="000000" w:themeColor="text1"/>
              </w:rPr>
            </w:pPr>
            <w:r w:rsidRPr="007E0F23">
              <w:rPr>
                <w:rFonts w:ascii="Arial" w:hAnsi="Arial" w:cs="Arial"/>
                <w:color w:val="000000" w:themeColor="text1"/>
                <w:sz w:val="24"/>
              </w:rPr>
              <w:t>Détermine la surface maximale d’une parcelle constructible</w:t>
            </w:r>
          </w:p>
        </w:tc>
        <w:tc>
          <w:tcPr>
            <w:tcW w:w="1971" w:type="dxa"/>
          </w:tcPr>
          <w:p w:rsidR="00294020" w:rsidRPr="007E0F23" w:rsidRDefault="00EA095A">
            <w:pPr>
              <w:pStyle w:val="Corpsdetexte"/>
              <w:rPr>
                <w:rFonts w:ascii="Arial" w:hAnsi="Arial" w:cs="Arial"/>
                <w:color w:val="000000" w:themeColor="text1"/>
                <w:sz w:val="24"/>
              </w:rPr>
            </w:pPr>
            <w:del w:id="735" w:author="Alison Lenain" w:date="2024-02-08T17:51:00Z">
              <w:r w:rsidRPr="007E0F23" w:rsidDel="006A7810">
                <w:rPr>
                  <w:rFonts w:ascii="Arial" w:hAnsi="Arial" w:cs="Arial"/>
                  <w:color w:val="000000" w:themeColor="text1"/>
                  <w:sz w:val="24"/>
                </w:rPr>
                <w:delText>1-1</w:delText>
              </w:r>
            </w:del>
            <w:ins w:id="736" w:author="Alison Lenain" w:date="2024-02-08T17:51:00Z">
              <w:r w:rsidR="006A7810">
                <w:rPr>
                  <w:rFonts w:ascii="Arial" w:hAnsi="Arial" w:cs="Arial"/>
                  <w:color w:val="000000" w:themeColor="text1"/>
                  <w:sz w:val="24"/>
                </w:rPr>
                <w:t xml:space="preserve">35 </w:t>
              </w:r>
            </w:ins>
            <w:ins w:id="737" w:author="Alison Lenain" w:date="2024-02-08T18:03:00Z">
              <w:r w:rsidR="001F2E5B">
                <w:rPr>
                  <w:rFonts w:ascii="Arial" w:hAnsi="Arial" w:cs="Arial"/>
                  <w:color w:val="000000" w:themeColor="text1"/>
                  <w:sz w:val="24"/>
                </w:rPr>
                <w:t>mètres</w:t>
              </w:r>
            </w:ins>
          </w:p>
        </w:tc>
        <w:tc>
          <w:tcPr>
            <w:tcW w:w="1971" w:type="dxa"/>
          </w:tcPr>
          <w:p w:rsidR="00294020" w:rsidRPr="007E0F23" w:rsidRDefault="00EA095A">
            <w:pPr>
              <w:pStyle w:val="Corpsdetexte"/>
              <w:rPr>
                <w:rFonts w:ascii="Arial" w:hAnsi="Arial" w:cs="Arial"/>
                <w:color w:val="000000" w:themeColor="text1"/>
                <w:sz w:val="24"/>
              </w:rPr>
            </w:pPr>
            <w:r w:rsidRPr="007E0F23">
              <w:rPr>
                <w:rFonts w:ascii="Arial" w:hAnsi="Arial" w:cs="Arial"/>
                <w:color w:val="000000" w:themeColor="text1"/>
                <w:sz w:val="24"/>
              </w:rPr>
              <w:t>Real</w:t>
            </w:r>
          </w:p>
        </w:tc>
        <w:tc>
          <w:tcPr>
            <w:tcW w:w="1971" w:type="dxa"/>
          </w:tcPr>
          <w:p w:rsidR="00294020" w:rsidRPr="007E0F23" w:rsidRDefault="006A7810">
            <w:pPr>
              <w:pStyle w:val="Corpsdetexte"/>
              <w:rPr>
                <w:rFonts w:ascii="Arial" w:hAnsi="Arial" w:cs="Arial"/>
                <w:color w:val="000000" w:themeColor="text1"/>
              </w:rPr>
            </w:pPr>
            <w:ins w:id="738" w:author="Alison Lenain" w:date="2024-02-08T17:51:00Z">
              <w:r>
                <w:rPr>
                  <w:rFonts w:ascii="Arial" w:hAnsi="Arial" w:cs="Arial"/>
                  <w:color w:val="000000" w:themeColor="text1"/>
                  <w:szCs w:val="22"/>
                </w:rPr>
                <w:t>Obligatoire (Valeur vide interdite, valeur unique : 1-1)</w:t>
              </w:r>
            </w:ins>
          </w:p>
        </w:tc>
      </w:tr>
    </w:tbl>
    <w:p w:rsidR="00294020" w:rsidRPr="007E0F23" w:rsidRDefault="00294020">
      <w:pPr>
        <w:pStyle w:val="Titre3mod"/>
        <w:rPr>
          <w:rFonts w:ascii="Arial" w:hAnsi="Arial" w:cs="Arial"/>
          <w:color w:val="000000" w:themeColor="text1"/>
        </w:rPr>
      </w:pPr>
    </w:p>
    <w:p w:rsidR="00294020" w:rsidRPr="007E0F23" w:rsidRDefault="00294020">
      <w:pPr>
        <w:pStyle w:val="Titre3mod"/>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739" w:name="_Toc158389284"/>
      <w:r w:rsidRPr="007E0F23">
        <w:rPr>
          <w:rFonts w:ascii="Arial" w:hAnsi="Arial" w:cs="Arial"/>
          <w:color w:val="000000" w:themeColor="text1"/>
        </w:rPr>
        <w:t xml:space="preserve">Classe </w:t>
      </w:r>
      <w:del w:id="740" w:author="Alison Lenain" w:date="2024-02-08T17:54:00Z">
        <w:r w:rsidRPr="007E0F23" w:rsidDel="006A7810">
          <w:rPr>
            <w:rFonts w:ascii="Arial" w:hAnsi="Arial" w:cs="Arial"/>
            <w:color w:val="000000" w:themeColor="text1"/>
          </w:rPr>
          <w:delText xml:space="preserve">RouteBordante </w:delText>
        </w:r>
      </w:del>
      <w:proofErr w:type="spellStart"/>
      <w:ins w:id="741" w:author="Alison Lenain" w:date="2024-02-08T17:54:00Z">
        <w:r w:rsidR="006A7810">
          <w:rPr>
            <w:rFonts w:ascii="Arial" w:hAnsi="Arial" w:cs="Arial"/>
            <w:color w:val="000000" w:themeColor="text1"/>
          </w:rPr>
          <w:t>Voirie</w:t>
        </w:r>
        <w:r w:rsidR="006A7810" w:rsidRPr="007E0F23">
          <w:rPr>
            <w:rFonts w:ascii="Arial" w:hAnsi="Arial" w:cs="Arial"/>
            <w:color w:val="000000" w:themeColor="text1"/>
          </w:rPr>
          <w:t>Bordante</w:t>
        </w:r>
        <w:bookmarkEnd w:id="739"/>
        <w:proofErr w:type="spellEnd"/>
        <w:r w:rsidR="006A7810" w:rsidRPr="007E0F23">
          <w:rPr>
            <w:rFonts w:ascii="Arial" w:hAnsi="Arial" w:cs="Arial"/>
            <w:color w:val="000000" w:themeColor="text1"/>
          </w:rPr>
          <w:t xml:space="preserve"> </w:t>
        </w:r>
      </w:ins>
    </w:p>
    <w:p w:rsidR="00294020" w:rsidRPr="007E0F23" w:rsidRDefault="00294020">
      <w:pPr>
        <w:pStyle w:val="Titre3mod"/>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294020" w:rsidRPr="007E0F23">
        <w:tc>
          <w:tcPr>
            <w:tcW w:w="9854" w:type="dxa"/>
            <w:gridSpan w:val="5"/>
          </w:tcPr>
          <w:p w:rsidR="00294020" w:rsidRPr="007E0F23" w:rsidRDefault="00EA095A" w:rsidP="00E2092C">
            <w:pPr>
              <w:pStyle w:val="Corpsdetexte"/>
              <w:rPr>
                <w:rFonts w:ascii="Arial" w:hAnsi="Arial" w:cs="Arial"/>
                <w:color w:val="000000" w:themeColor="text1"/>
                <w:sz w:val="24"/>
              </w:rPr>
            </w:pPr>
            <w:r w:rsidRPr="007E0F23">
              <w:rPr>
                <w:rFonts w:ascii="Arial" w:hAnsi="Arial" w:cs="Arial"/>
                <w:color w:val="000000" w:themeColor="text1"/>
                <w:sz w:val="24"/>
              </w:rPr>
              <w:t xml:space="preserve">Nom de la table : </w:t>
            </w:r>
            <w:del w:id="742" w:author="Alison Lenain" w:date="2024-02-08T18:11:00Z">
              <w:r w:rsidRPr="007E0F23" w:rsidDel="00E2092C">
                <w:rPr>
                  <w:rFonts w:ascii="Arial" w:hAnsi="Arial" w:cs="Arial"/>
                  <w:color w:val="000000" w:themeColor="text1"/>
                </w:rPr>
                <w:delText>RouteBordante</w:delText>
              </w:r>
            </w:del>
            <w:proofErr w:type="spellStart"/>
            <w:ins w:id="743" w:author="Alison Lenain" w:date="2024-02-08T18:11:00Z">
              <w:r w:rsidR="00E2092C">
                <w:rPr>
                  <w:rFonts w:ascii="Arial" w:hAnsi="Arial" w:cs="Arial"/>
                  <w:color w:val="000000" w:themeColor="text1"/>
                </w:rPr>
                <w:t>Voirie</w:t>
              </w:r>
              <w:r w:rsidR="00E2092C" w:rsidRPr="007E0F23">
                <w:rPr>
                  <w:rFonts w:ascii="Arial" w:hAnsi="Arial" w:cs="Arial"/>
                  <w:color w:val="000000" w:themeColor="text1"/>
                </w:rPr>
                <w:t>Bordante</w:t>
              </w:r>
            </w:ins>
            <w:proofErr w:type="spellEnd"/>
          </w:p>
        </w:tc>
      </w:tr>
      <w:tr w:rsidR="00294020" w:rsidRPr="007E0F23">
        <w:tc>
          <w:tcPr>
            <w:tcW w:w="9854" w:type="dxa"/>
            <w:gridSpan w:val="5"/>
          </w:tcPr>
          <w:p w:rsidR="00294020" w:rsidRPr="007E0F23" w:rsidRDefault="00EA095A">
            <w:pPr>
              <w:pStyle w:val="Titre3mod"/>
              <w:rPr>
                <w:rFonts w:ascii="Arial" w:hAnsi="Arial" w:cs="Arial"/>
                <w:color w:val="000000" w:themeColor="text1"/>
                <w:sz w:val="24"/>
              </w:rPr>
            </w:pPr>
            <w:r w:rsidRPr="007E0F23">
              <w:rPr>
                <w:rFonts w:ascii="Arial" w:hAnsi="Arial" w:cs="Arial"/>
                <w:color w:val="000000" w:themeColor="text1"/>
                <w:sz w:val="22"/>
              </w:rPr>
              <w:t>La parcelle est bordée par une route qui peut avoir des types de routes, par des voies désignées par des noms ou par une certaine largeur.</w:t>
            </w:r>
            <w:r w:rsidRPr="007E0F23">
              <w:rPr>
                <w:rFonts w:ascii="Arial" w:hAnsi="Arial" w:cs="Arial"/>
                <w:color w:val="000000" w:themeColor="text1"/>
              </w:rPr>
              <w:commentReference w:id="744"/>
            </w:r>
          </w:p>
        </w:tc>
      </w:tr>
      <w:tr w:rsidR="00294020" w:rsidRPr="007E0F23">
        <w:tc>
          <w:tcPr>
            <w:tcW w:w="1970"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Attribut</w:t>
            </w:r>
          </w:p>
        </w:tc>
        <w:tc>
          <w:tcPr>
            <w:tcW w:w="1971"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Définition</w:t>
            </w:r>
          </w:p>
        </w:tc>
        <w:tc>
          <w:tcPr>
            <w:tcW w:w="1971" w:type="dxa"/>
          </w:tcPr>
          <w:p w:rsidR="00294020" w:rsidRPr="007E0F23" w:rsidRDefault="00EA095A">
            <w:pPr>
              <w:pStyle w:val="Corpsdetexte"/>
              <w:rPr>
                <w:rFonts w:ascii="Arial" w:hAnsi="Arial" w:cs="Arial"/>
                <w:color w:val="000000" w:themeColor="text1"/>
              </w:rPr>
            </w:pPr>
            <w:del w:id="745" w:author="Alison Lenain" w:date="2024-02-08T17:54:00Z">
              <w:r w:rsidRPr="007E0F23" w:rsidDel="006A7810">
                <w:rPr>
                  <w:rFonts w:ascii="Arial" w:hAnsi="Arial" w:cs="Arial"/>
                  <w:color w:val="000000" w:themeColor="text1"/>
                </w:rPr>
                <w:delText>Multiplicité</w:delText>
              </w:r>
            </w:del>
            <w:ins w:id="746" w:author="Alison Lenain" w:date="2024-02-08T17:54:00Z">
              <w:r w:rsidR="006A7810">
                <w:rPr>
                  <w:rFonts w:ascii="Arial" w:hAnsi="Arial" w:cs="Arial"/>
                  <w:color w:val="000000" w:themeColor="text1"/>
                </w:rPr>
                <w:t>Exemp</w:t>
              </w:r>
              <w:r w:rsidR="006A7810">
                <w:rPr>
                  <w:rFonts w:ascii="Arial" w:hAnsi="Arial" w:cs="Arial"/>
                  <w:color w:val="000000" w:themeColor="text1"/>
                </w:rPr>
                <w:lastRenderedPageBreak/>
                <w:t>les</w:t>
              </w:r>
            </w:ins>
          </w:p>
        </w:tc>
        <w:tc>
          <w:tcPr>
            <w:tcW w:w="1971"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lastRenderedPageBreak/>
              <w:t>Type</w:t>
            </w:r>
          </w:p>
        </w:tc>
        <w:tc>
          <w:tcPr>
            <w:tcW w:w="1971"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Contraintes sur </w:t>
            </w:r>
            <w:r w:rsidRPr="007E0F23">
              <w:rPr>
                <w:rFonts w:ascii="Arial" w:hAnsi="Arial" w:cs="Arial"/>
                <w:color w:val="000000" w:themeColor="text1"/>
              </w:rPr>
              <w:lastRenderedPageBreak/>
              <w:t>l’attribut</w:t>
            </w:r>
          </w:p>
        </w:tc>
      </w:tr>
      <w:tr w:rsidR="005A4CC2" w:rsidRPr="007E0F23">
        <w:trPr>
          <w:ins w:id="747" w:author="Alison Lenain" w:date="2024-02-09T15:53:00Z"/>
        </w:trPr>
        <w:tc>
          <w:tcPr>
            <w:tcW w:w="1970" w:type="dxa"/>
          </w:tcPr>
          <w:p w:rsidR="005A4CC2" w:rsidRPr="007E0F23" w:rsidRDefault="005A4CC2">
            <w:pPr>
              <w:pStyle w:val="Corpsdetexte"/>
              <w:rPr>
                <w:ins w:id="748" w:author="Alison Lenain" w:date="2024-02-09T15:53:00Z"/>
                <w:rFonts w:ascii="Arial" w:hAnsi="Arial" w:cs="Arial"/>
                <w:color w:val="000000" w:themeColor="text1"/>
              </w:rPr>
            </w:pPr>
            <w:ins w:id="749" w:author="Alison Lenain" w:date="2024-02-09T15:53:00Z">
              <w:r w:rsidRPr="007E0F23">
                <w:rPr>
                  <w:rFonts w:ascii="Arial" w:hAnsi="Arial" w:cs="Arial"/>
                  <w:color w:val="000000" w:themeColor="text1"/>
                  <w:szCs w:val="22"/>
                </w:rPr>
                <w:lastRenderedPageBreak/>
                <w:t>id</w:t>
              </w:r>
            </w:ins>
          </w:p>
        </w:tc>
        <w:tc>
          <w:tcPr>
            <w:tcW w:w="1971" w:type="dxa"/>
          </w:tcPr>
          <w:p w:rsidR="005A4CC2" w:rsidRPr="007E0F23" w:rsidRDefault="005A4CC2">
            <w:pPr>
              <w:pStyle w:val="Corpsdetexte"/>
              <w:rPr>
                <w:ins w:id="750" w:author="Alison Lenain" w:date="2024-02-09T15:53:00Z"/>
                <w:rFonts w:ascii="Arial" w:hAnsi="Arial" w:cs="Arial"/>
                <w:color w:val="000000" w:themeColor="text1"/>
              </w:rPr>
            </w:pPr>
            <w:ins w:id="751" w:author="Alison Lenain" w:date="2024-02-09T15:53:00Z">
              <w:r w:rsidRPr="007E0F23">
                <w:rPr>
                  <w:rFonts w:ascii="Arial" w:hAnsi="Arial" w:cs="Arial"/>
                  <w:color w:val="000000" w:themeColor="text1"/>
                  <w:szCs w:val="22"/>
                </w:rPr>
                <w:t xml:space="preserve">Identifiant unique de la </w:t>
              </w:r>
              <w:r>
                <w:rPr>
                  <w:rFonts w:ascii="Arial" w:hAnsi="Arial" w:cs="Arial"/>
                  <w:color w:val="000000" w:themeColor="text1"/>
                  <w:szCs w:val="22"/>
                </w:rPr>
                <w:t xml:space="preserve">condition </w:t>
              </w:r>
              <w:r w:rsidRPr="007E0F23">
                <w:rPr>
                  <w:rFonts w:ascii="Arial" w:hAnsi="Arial" w:cs="Arial"/>
                  <w:color w:val="000000" w:themeColor="text1"/>
                  <w:szCs w:val="22"/>
                </w:rPr>
                <w:t>s’appliquant.</w:t>
              </w:r>
            </w:ins>
          </w:p>
        </w:tc>
        <w:tc>
          <w:tcPr>
            <w:tcW w:w="1971" w:type="dxa"/>
          </w:tcPr>
          <w:p w:rsidR="005A4CC2" w:rsidRPr="007E0F23" w:rsidDel="006A7810" w:rsidRDefault="005A4CC2">
            <w:pPr>
              <w:pStyle w:val="Corpsdetexte"/>
              <w:rPr>
                <w:ins w:id="752" w:author="Alison Lenain" w:date="2024-02-09T15:53:00Z"/>
                <w:rFonts w:ascii="Arial" w:hAnsi="Arial" w:cs="Arial"/>
                <w:color w:val="000000" w:themeColor="text1"/>
              </w:rPr>
            </w:pPr>
            <w:ins w:id="753" w:author="Alison Lenain" w:date="2024-02-09T15:55:00Z">
              <w:r w:rsidRPr="005A4CC2">
                <w:rPr>
                  <w:rFonts w:ascii="Arial" w:hAnsi="Arial" w:cs="Arial"/>
                  <w:color w:val="000000" w:themeColor="text1"/>
                  <w:sz w:val="24"/>
                </w:rPr>
                <w:t>44712_PLU_20041103/reglement/UE/UE2/co</w:t>
              </w:r>
              <w:r w:rsidR="0090570D">
                <w:rPr>
                  <w:rFonts w:ascii="Arial" w:hAnsi="Arial" w:cs="Arial"/>
                  <w:color w:val="000000" w:themeColor="text1"/>
                  <w:sz w:val="24"/>
                </w:rPr>
                <w:t>ntenu002/regle001/cdu003/voibo0</w:t>
              </w:r>
              <w:r w:rsidRPr="005A4CC2">
                <w:rPr>
                  <w:rFonts w:ascii="Arial" w:hAnsi="Arial" w:cs="Arial"/>
                  <w:color w:val="000000" w:themeColor="text1"/>
                  <w:sz w:val="24"/>
                </w:rPr>
                <w:t>1</w:t>
              </w:r>
            </w:ins>
          </w:p>
        </w:tc>
        <w:tc>
          <w:tcPr>
            <w:tcW w:w="1971" w:type="dxa"/>
          </w:tcPr>
          <w:p w:rsidR="005A4CC2" w:rsidRPr="007E0F23" w:rsidRDefault="005A4CC2">
            <w:pPr>
              <w:pStyle w:val="Corpsdetexte"/>
              <w:rPr>
                <w:ins w:id="754" w:author="Alison Lenain" w:date="2024-02-09T15:53:00Z"/>
                <w:rFonts w:ascii="Arial" w:hAnsi="Arial" w:cs="Arial"/>
                <w:color w:val="000000" w:themeColor="text1"/>
              </w:rPr>
            </w:pPr>
            <w:ins w:id="755" w:author="Alison Lenain" w:date="2024-02-09T15:53:00Z">
              <w:r w:rsidRPr="007E0F23">
                <w:rPr>
                  <w:rFonts w:ascii="Arial" w:hAnsi="Arial" w:cs="Arial"/>
                  <w:color w:val="000000" w:themeColor="text1"/>
                  <w:szCs w:val="22"/>
                </w:rPr>
                <w:t>URI</w:t>
              </w:r>
            </w:ins>
          </w:p>
        </w:tc>
        <w:tc>
          <w:tcPr>
            <w:tcW w:w="1971" w:type="dxa"/>
          </w:tcPr>
          <w:p w:rsidR="005A4CC2" w:rsidRPr="007E0F23" w:rsidRDefault="005A4CC2">
            <w:pPr>
              <w:pStyle w:val="Corpsdetexte"/>
              <w:rPr>
                <w:ins w:id="756" w:author="Alison Lenain" w:date="2024-02-09T15:53:00Z"/>
                <w:rFonts w:ascii="Arial" w:hAnsi="Arial" w:cs="Arial"/>
                <w:color w:val="000000" w:themeColor="text1"/>
              </w:rPr>
            </w:pPr>
            <w:ins w:id="757" w:author="Alison Lenain" w:date="2024-02-09T15:53:00Z">
              <w:r>
                <w:rPr>
                  <w:rFonts w:ascii="Arial" w:hAnsi="Arial" w:cs="Arial"/>
                  <w:color w:val="000000" w:themeColor="text1"/>
                  <w:szCs w:val="22"/>
                </w:rPr>
                <w:t>Obligatoire (Valeur vide interdite, valeur unique : 1-1)</w:t>
              </w:r>
            </w:ins>
          </w:p>
        </w:tc>
      </w:tr>
      <w:tr w:rsidR="005A4CC2" w:rsidRPr="007E0F23">
        <w:trPr>
          <w:ins w:id="758" w:author="Alison Lenain" w:date="2024-02-09T15:53:00Z"/>
        </w:trPr>
        <w:tc>
          <w:tcPr>
            <w:tcW w:w="1970" w:type="dxa"/>
          </w:tcPr>
          <w:p w:rsidR="005A4CC2" w:rsidRPr="007E0F23" w:rsidRDefault="005A4CC2">
            <w:pPr>
              <w:pStyle w:val="Corpsdetexte"/>
              <w:rPr>
                <w:ins w:id="759" w:author="Alison Lenain" w:date="2024-02-09T15:53:00Z"/>
                <w:rFonts w:ascii="Arial" w:hAnsi="Arial" w:cs="Arial"/>
                <w:color w:val="000000" w:themeColor="text1"/>
              </w:rPr>
            </w:pPr>
            <w:commentRangeStart w:id="760"/>
            <w:ins w:id="761" w:author="Alison Lenain" w:date="2024-02-09T15:53:00Z">
              <w:r w:rsidRPr="007E0F23">
                <w:rPr>
                  <w:rFonts w:ascii="Arial" w:hAnsi="Arial" w:cs="Arial"/>
                  <w:color w:val="000000" w:themeColor="text1"/>
                  <w:szCs w:val="22"/>
                </w:rPr>
                <w:t>nom</w:t>
              </w:r>
              <w:commentRangeEnd w:id="760"/>
              <w:r>
                <w:rPr>
                  <w:rStyle w:val="Marquedecommentaire"/>
                  <w:rFonts w:ascii="Times New Roman" w:hAnsi="Times New Roman"/>
                </w:rPr>
                <w:commentReference w:id="760"/>
              </w:r>
            </w:ins>
          </w:p>
        </w:tc>
        <w:tc>
          <w:tcPr>
            <w:tcW w:w="1971" w:type="dxa"/>
          </w:tcPr>
          <w:p w:rsidR="005A4CC2" w:rsidRPr="007E0F23" w:rsidRDefault="005A4CC2" w:rsidP="005A4CC2">
            <w:pPr>
              <w:pStyle w:val="Corpsdetexte"/>
              <w:rPr>
                <w:ins w:id="762" w:author="Alison Lenain" w:date="2024-02-09T15:53:00Z"/>
                <w:rFonts w:ascii="Arial" w:hAnsi="Arial" w:cs="Arial"/>
                <w:color w:val="000000" w:themeColor="text1"/>
              </w:rPr>
            </w:pPr>
            <w:ins w:id="763" w:author="Alison Lenain" w:date="2024-02-09T15:53:00Z">
              <w:r w:rsidRPr="007E0F23">
                <w:rPr>
                  <w:rFonts w:ascii="Arial" w:hAnsi="Arial" w:cs="Arial"/>
                  <w:color w:val="000000" w:themeColor="text1"/>
                  <w:szCs w:val="22"/>
                </w:rPr>
                <w:t xml:space="preserve">Nom </w:t>
              </w:r>
              <w:r>
                <w:rPr>
                  <w:rFonts w:ascii="Arial" w:hAnsi="Arial" w:cs="Arial"/>
                  <w:color w:val="000000" w:themeColor="text1"/>
                  <w:szCs w:val="22"/>
                </w:rPr>
                <w:t xml:space="preserve">de la </w:t>
              </w:r>
            </w:ins>
            <w:proofErr w:type="spellStart"/>
            <w:ins w:id="764" w:author="Alison Lenain" w:date="2024-02-09T15:55:00Z">
              <w:r>
                <w:rPr>
                  <w:rFonts w:ascii="Arial" w:hAnsi="Arial" w:cs="Arial"/>
                  <w:color w:val="000000" w:themeColor="text1"/>
                  <w:szCs w:val="22"/>
                </w:rPr>
                <w:t>voirieBordante</w:t>
              </w:r>
            </w:ins>
            <w:proofErr w:type="spellEnd"/>
          </w:p>
        </w:tc>
        <w:tc>
          <w:tcPr>
            <w:tcW w:w="1971" w:type="dxa"/>
          </w:tcPr>
          <w:p w:rsidR="005A4CC2" w:rsidRPr="007E0F23" w:rsidDel="006A7810" w:rsidRDefault="005A4CC2">
            <w:pPr>
              <w:pStyle w:val="Corpsdetexte"/>
              <w:rPr>
                <w:ins w:id="765" w:author="Alison Lenain" w:date="2024-02-09T15:53:00Z"/>
                <w:rFonts w:ascii="Arial" w:hAnsi="Arial" w:cs="Arial"/>
                <w:color w:val="000000" w:themeColor="text1"/>
              </w:rPr>
            </w:pPr>
            <w:ins w:id="766" w:author="Alison Lenain" w:date="2024-02-09T15:55:00Z">
              <w:r>
                <w:rPr>
                  <w:rFonts w:ascii="Arial" w:hAnsi="Arial" w:cs="Arial"/>
                  <w:color w:val="000000" w:themeColor="text1"/>
                </w:rPr>
                <w:t>Rue de l’église</w:t>
              </w:r>
            </w:ins>
          </w:p>
        </w:tc>
        <w:tc>
          <w:tcPr>
            <w:tcW w:w="1971" w:type="dxa"/>
          </w:tcPr>
          <w:p w:rsidR="005A4CC2" w:rsidRPr="007E0F23" w:rsidRDefault="005A4CC2">
            <w:pPr>
              <w:pStyle w:val="Corpsdetexte"/>
              <w:rPr>
                <w:ins w:id="767" w:author="Alison Lenain" w:date="2024-02-09T15:53:00Z"/>
                <w:rFonts w:ascii="Arial" w:hAnsi="Arial" w:cs="Arial"/>
                <w:color w:val="000000" w:themeColor="text1"/>
              </w:rPr>
            </w:pPr>
            <w:proofErr w:type="spellStart"/>
            <w:ins w:id="768" w:author="Alison Lenain" w:date="2024-02-09T15:53:00Z">
              <w:r w:rsidRPr="007E0F23">
                <w:rPr>
                  <w:rFonts w:ascii="Arial" w:hAnsi="Arial" w:cs="Arial"/>
                  <w:color w:val="000000" w:themeColor="text1"/>
                  <w:szCs w:val="22"/>
                </w:rPr>
                <w:t>CharacterString</w:t>
              </w:r>
              <w:proofErr w:type="spellEnd"/>
            </w:ins>
          </w:p>
        </w:tc>
        <w:tc>
          <w:tcPr>
            <w:tcW w:w="1971" w:type="dxa"/>
          </w:tcPr>
          <w:p w:rsidR="005A4CC2" w:rsidRPr="007E0F23" w:rsidRDefault="005A4CC2">
            <w:pPr>
              <w:pStyle w:val="Corpsdetexte"/>
              <w:rPr>
                <w:ins w:id="769" w:author="Alison Lenain" w:date="2024-02-09T15:53:00Z"/>
                <w:rFonts w:ascii="Arial" w:hAnsi="Arial" w:cs="Arial"/>
                <w:color w:val="000000" w:themeColor="text1"/>
              </w:rPr>
            </w:pPr>
            <w:ins w:id="770" w:author="Alison Lenain" w:date="2024-02-09T15:53:00Z">
              <w:r>
                <w:rPr>
                  <w:rFonts w:ascii="Arial" w:hAnsi="Arial" w:cs="Arial"/>
                  <w:color w:val="000000" w:themeColor="text1"/>
                  <w:szCs w:val="22"/>
                </w:rPr>
                <w:t>Obligatoire (Valeur vide interdite, valeur unique : 1-1)</w:t>
              </w:r>
            </w:ins>
          </w:p>
        </w:tc>
      </w:tr>
      <w:tr w:rsidR="005A4CC2" w:rsidRPr="007E0F23">
        <w:trPr>
          <w:ins w:id="771" w:author="Alison Lenain" w:date="2024-02-09T15:53:00Z"/>
        </w:trPr>
        <w:tc>
          <w:tcPr>
            <w:tcW w:w="1970" w:type="dxa"/>
          </w:tcPr>
          <w:p w:rsidR="005A4CC2" w:rsidRPr="007E0F23" w:rsidRDefault="005A4CC2">
            <w:pPr>
              <w:pStyle w:val="Corpsdetexte"/>
              <w:rPr>
                <w:ins w:id="772" w:author="Alison Lenain" w:date="2024-02-09T15:53:00Z"/>
                <w:rFonts w:ascii="Arial" w:hAnsi="Arial" w:cs="Arial"/>
                <w:color w:val="000000" w:themeColor="text1"/>
              </w:rPr>
            </w:pPr>
            <w:ins w:id="773" w:author="Alison Lenain" w:date="2024-02-09T15:53:00Z">
              <w:r w:rsidRPr="007E0F23">
                <w:rPr>
                  <w:rFonts w:ascii="Arial" w:hAnsi="Arial" w:cs="Arial"/>
                  <w:color w:val="000000" w:themeColor="text1"/>
                  <w:szCs w:val="22"/>
                </w:rPr>
                <w:t>type</w:t>
              </w:r>
            </w:ins>
          </w:p>
        </w:tc>
        <w:tc>
          <w:tcPr>
            <w:tcW w:w="1971" w:type="dxa"/>
          </w:tcPr>
          <w:p w:rsidR="005A4CC2" w:rsidRPr="007E0F23" w:rsidRDefault="005A4CC2">
            <w:pPr>
              <w:pStyle w:val="Corpsdetexte"/>
              <w:rPr>
                <w:ins w:id="774" w:author="Alison Lenain" w:date="2024-02-09T15:53:00Z"/>
                <w:rFonts w:ascii="Arial" w:hAnsi="Arial" w:cs="Arial"/>
                <w:color w:val="000000" w:themeColor="text1"/>
              </w:rPr>
            </w:pPr>
            <w:ins w:id="775" w:author="Alison Lenain" w:date="2024-02-09T15:53:00Z">
              <w:r w:rsidRPr="007E0F23">
                <w:rPr>
                  <w:rFonts w:ascii="Arial" w:hAnsi="Arial" w:cs="Arial"/>
                  <w:color w:val="000000" w:themeColor="text1"/>
                  <w:sz w:val="24"/>
                  <w:szCs w:val="22"/>
                </w:rPr>
                <w:t xml:space="preserve">Catégorie de la </w:t>
              </w:r>
              <w:r>
                <w:rPr>
                  <w:rFonts w:ascii="Arial" w:hAnsi="Arial" w:cs="Arial"/>
                  <w:color w:val="000000" w:themeColor="text1"/>
                  <w:szCs w:val="22"/>
                </w:rPr>
                <w:t xml:space="preserve">condition </w:t>
              </w:r>
              <w:r w:rsidRPr="007E0F23">
                <w:rPr>
                  <w:rFonts w:ascii="Arial" w:hAnsi="Arial" w:cs="Arial"/>
                  <w:color w:val="000000" w:themeColor="text1"/>
                  <w:szCs w:val="22"/>
                </w:rPr>
                <w:t xml:space="preserve">unitaire </w:t>
              </w:r>
              <w:r w:rsidRPr="007E0F23">
                <w:rPr>
                  <w:rFonts w:ascii="Arial" w:hAnsi="Arial" w:cs="Arial"/>
                  <w:color w:val="000000" w:themeColor="text1"/>
                  <w:sz w:val="24"/>
                  <w:szCs w:val="22"/>
                </w:rPr>
                <w:t>s’appliquant.</w:t>
              </w:r>
            </w:ins>
          </w:p>
        </w:tc>
        <w:tc>
          <w:tcPr>
            <w:tcW w:w="1971" w:type="dxa"/>
          </w:tcPr>
          <w:p w:rsidR="005A4CC2" w:rsidRPr="007E0F23" w:rsidDel="006A7810" w:rsidRDefault="005A4CC2">
            <w:pPr>
              <w:pStyle w:val="Corpsdetexte"/>
              <w:rPr>
                <w:ins w:id="776" w:author="Alison Lenain" w:date="2024-02-09T15:53:00Z"/>
                <w:rFonts w:ascii="Arial" w:hAnsi="Arial" w:cs="Arial"/>
                <w:color w:val="000000" w:themeColor="text1"/>
              </w:rPr>
            </w:pPr>
            <w:proofErr w:type="spellStart"/>
            <w:ins w:id="777" w:author="Alison Lenain" w:date="2024-02-09T15:55:00Z">
              <w:r>
                <w:rPr>
                  <w:rFonts w:ascii="Arial" w:hAnsi="Arial" w:cs="Arial"/>
                  <w:color w:val="000000" w:themeColor="text1"/>
                  <w:szCs w:val="22"/>
                </w:rPr>
                <w:t>VoirieBordante</w:t>
              </w:r>
            </w:ins>
            <w:proofErr w:type="spellEnd"/>
          </w:p>
        </w:tc>
        <w:tc>
          <w:tcPr>
            <w:tcW w:w="1971" w:type="dxa"/>
          </w:tcPr>
          <w:p w:rsidR="005A4CC2" w:rsidRPr="007E0F23" w:rsidRDefault="005A4CC2">
            <w:pPr>
              <w:pStyle w:val="Corpsdetexte"/>
              <w:rPr>
                <w:ins w:id="778" w:author="Alison Lenain" w:date="2024-02-09T15:53:00Z"/>
                <w:rFonts w:ascii="Arial" w:hAnsi="Arial" w:cs="Arial"/>
                <w:color w:val="000000" w:themeColor="text1"/>
              </w:rPr>
            </w:pPr>
            <w:proofErr w:type="spellStart"/>
            <w:ins w:id="779" w:author="Alison Lenain" w:date="2024-02-09T15:53:00Z">
              <w:r w:rsidRPr="007E0F23">
                <w:rPr>
                  <w:rFonts w:ascii="Arial" w:hAnsi="Arial" w:cs="Arial"/>
                  <w:color w:val="000000" w:themeColor="text1"/>
                  <w:szCs w:val="22"/>
                </w:rPr>
                <w:t>CharacterString</w:t>
              </w:r>
              <w:proofErr w:type="spellEnd"/>
            </w:ins>
          </w:p>
        </w:tc>
        <w:tc>
          <w:tcPr>
            <w:tcW w:w="1971" w:type="dxa"/>
          </w:tcPr>
          <w:p w:rsidR="005A4CC2" w:rsidRPr="007E0F23" w:rsidRDefault="005A4CC2">
            <w:pPr>
              <w:pStyle w:val="Corpsdetexte"/>
              <w:rPr>
                <w:ins w:id="780" w:author="Alison Lenain" w:date="2024-02-09T15:53:00Z"/>
                <w:rFonts w:ascii="Arial" w:hAnsi="Arial" w:cs="Arial"/>
                <w:color w:val="000000" w:themeColor="text1"/>
              </w:rPr>
            </w:pPr>
            <w:ins w:id="781" w:author="Alison Lenain" w:date="2024-02-09T15:53:00Z">
              <w:r>
                <w:rPr>
                  <w:rFonts w:ascii="Arial" w:hAnsi="Arial" w:cs="Arial"/>
                  <w:color w:val="000000" w:themeColor="text1"/>
                  <w:szCs w:val="22"/>
                </w:rPr>
                <w:t>Obligatoire (Valeur vide interdite, valeur multiples autorisées: 1-*)</w:t>
              </w:r>
            </w:ins>
          </w:p>
        </w:tc>
      </w:tr>
      <w:tr w:rsidR="005A4CC2" w:rsidRPr="007E0F23">
        <w:trPr>
          <w:ins w:id="782" w:author="Alison Lenain" w:date="2024-02-09T15:53:00Z"/>
        </w:trPr>
        <w:tc>
          <w:tcPr>
            <w:tcW w:w="1970" w:type="dxa"/>
          </w:tcPr>
          <w:p w:rsidR="005A4CC2" w:rsidRPr="007E0F23" w:rsidRDefault="005A4CC2">
            <w:pPr>
              <w:pStyle w:val="Corpsdetexte"/>
              <w:rPr>
                <w:ins w:id="783" w:author="Alison Lenain" w:date="2024-02-09T15:53:00Z"/>
                <w:rFonts w:ascii="Arial" w:hAnsi="Arial" w:cs="Arial"/>
                <w:color w:val="000000" w:themeColor="text1"/>
              </w:rPr>
            </w:pPr>
            <w:ins w:id="784" w:author="Alison Lenain" w:date="2024-02-09T15:53:00Z">
              <w:r w:rsidRPr="007E0F23">
                <w:rPr>
                  <w:rFonts w:ascii="Arial" w:hAnsi="Arial" w:cs="Arial"/>
                  <w:color w:val="000000" w:themeColor="text1"/>
                  <w:szCs w:val="22"/>
                </w:rPr>
                <w:t>‍commentaire</w:t>
              </w:r>
            </w:ins>
          </w:p>
        </w:tc>
        <w:tc>
          <w:tcPr>
            <w:tcW w:w="1971" w:type="dxa"/>
          </w:tcPr>
          <w:p w:rsidR="005A4CC2" w:rsidRPr="007E0F23" w:rsidRDefault="005A4CC2">
            <w:pPr>
              <w:pStyle w:val="Corpsdetexte"/>
              <w:rPr>
                <w:ins w:id="785" w:author="Alison Lenain" w:date="2024-02-09T15:53:00Z"/>
                <w:rFonts w:ascii="Arial" w:hAnsi="Arial" w:cs="Arial"/>
                <w:color w:val="000000" w:themeColor="text1"/>
              </w:rPr>
            </w:pPr>
            <w:ins w:id="786" w:author="Alison Lenain" w:date="2024-02-09T15:53: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w:t>
              </w:r>
              <w:proofErr w:type="gramStart"/>
              <w:r w:rsidRPr="007E0F23">
                <w:rPr>
                  <w:rFonts w:ascii="Arial" w:hAnsi="Arial" w:cs="Arial"/>
                  <w:color w:val="000000" w:themeColor="text1"/>
                </w:rPr>
                <w:t xml:space="preserve">les </w:t>
              </w:r>
              <w:r>
                <w:rPr>
                  <w:rFonts w:ascii="Arial" w:hAnsi="Arial" w:cs="Arial"/>
                  <w:color w:val="000000" w:themeColor="text1"/>
                </w:rPr>
                <w:t>condition</w:t>
              </w:r>
              <w:r w:rsidRPr="007E0F23">
                <w:rPr>
                  <w:rFonts w:ascii="Arial" w:hAnsi="Arial" w:cs="Arial"/>
                  <w:color w:val="000000" w:themeColor="text1"/>
                </w:rPr>
                <w:t xml:space="preserve"> </w:t>
              </w:r>
              <w:commentRangeStart w:id="787"/>
              <w:r w:rsidRPr="007E0F23">
                <w:rPr>
                  <w:rFonts w:ascii="Arial" w:hAnsi="Arial" w:cs="Arial"/>
                  <w:color w:val="000000" w:themeColor="text1"/>
                </w:rPr>
                <w:t>décrites</w:t>
              </w:r>
              <w:commentRangeEnd w:id="787"/>
              <w:proofErr w:type="gramEnd"/>
              <w:r>
                <w:rPr>
                  <w:rStyle w:val="Marquedecommentaire"/>
                  <w:rFonts w:ascii="Times New Roman" w:hAnsi="Times New Roman"/>
                </w:rPr>
                <w:commentReference w:id="787"/>
              </w:r>
            </w:ins>
          </w:p>
        </w:tc>
        <w:tc>
          <w:tcPr>
            <w:tcW w:w="1971" w:type="dxa"/>
          </w:tcPr>
          <w:p w:rsidR="005A4CC2" w:rsidRPr="007E0F23" w:rsidDel="006A7810" w:rsidRDefault="005A4CC2">
            <w:pPr>
              <w:pStyle w:val="Corpsdetexte"/>
              <w:rPr>
                <w:ins w:id="788" w:author="Alison Lenain" w:date="2024-02-09T15:53:00Z"/>
                <w:rFonts w:ascii="Arial" w:hAnsi="Arial" w:cs="Arial"/>
                <w:color w:val="000000" w:themeColor="text1"/>
              </w:rPr>
            </w:pPr>
            <w:ins w:id="789" w:author="Alison Lenain" w:date="2024-02-09T15:53:00Z">
              <w:r>
                <w:rPr>
                  <w:rFonts w:ascii="Arial" w:hAnsi="Arial" w:cs="Arial"/>
                  <w:color w:val="000000" w:themeColor="text1"/>
                  <w:szCs w:val="22"/>
                </w:rPr>
                <w:t>(voir exemple de Buildrz)</w:t>
              </w:r>
            </w:ins>
          </w:p>
        </w:tc>
        <w:tc>
          <w:tcPr>
            <w:tcW w:w="1971" w:type="dxa"/>
          </w:tcPr>
          <w:p w:rsidR="005A4CC2" w:rsidRPr="007E0F23" w:rsidRDefault="005A4CC2">
            <w:pPr>
              <w:pStyle w:val="Corpsdetexte"/>
              <w:rPr>
                <w:ins w:id="790" w:author="Alison Lenain" w:date="2024-02-09T15:53:00Z"/>
                <w:rFonts w:ascii="Arial" w:hAnsi="Arial" w:cs="Arial"/>
                <w:color w:val="000000" w:themeColor="text1"/>
              </w:rPr>
            </w:pPr>
            <w:proofErr w:type="spellStart"/>
            <w:ins w:id="791" w:author="Alison Lenain" w:date="2024-02-09T15:53:00Z">
              <w:r w:rsidRPr="007E0F23">
                <w:rPr>
                  <w:rFonts w:ascii="Arial" w:hAnsi="Arial" w:cs="Arial"/>
                  <w:color w:val="000000" w:themeColor="text1"/>
                  <w:szCs w:val="22"/>
                </w:rPr>
                <w:t>CharacterString</w:t>
              </w:r>
              <w:proofErr w:type="spellEnd"/>
            </w:ins>
          </w:p>
        </w:tc>
        <w:tc>
          <w:tcPr>
            <w:tcW w:w="1971" w:type="dxa"/>
          </w:tcPr>
          <w:p w:rsidR="005A4CC2" w:rsidRPr="007E0F23" w:rsidRDefault="005A4CC2">
            <w:pPr>
              <w:pStyle w:val="Corpsdetexte"/>
              <w:rPr>
                <w:ins w:id="792" w:author="Alison Lenain" w:date="2024-02-09T15:53:00Z"/>
                <w:rFonts w:ascii="Arial" w:hAnsi="Arial" w:cs="Arial"/>
                <w:color w:val="000000" w:themeColor="text1"/>
              </w:rPr>
            </w:pPr>
            <w:ins w:id="793" w:author="Alison Lenain" w:date="2024-02-09T15:53: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294020" w:rsidRPr="007E0F23">
        <w:tc>
          <w:tcPr>
            <w:tcW w:w="1970" w:type="dxa"/>
          </w:tcPr>
          <w:p w:rsidR="00294020" w:rsidRPr="007E0F23" w:rsidRDefault="00EA095A">
            <w:pPr>
              <w:pStyle w:val="Corpsdetexte"/>
              <w:rPr>
                <w:rFonts w:ascii="Arial" w:hAnsi="Arial" w:cs="Arial"/>
                <w:color w:val="000000" w:themeColor="text1"/>
                <w:sz w:val="24"/>
              </w:rPr>
            </w:pPr>
            <w:proofErr w:type="spellStart"/>
            <w:r w:rsidRPr="007E0F23">
              <w:rPr>
                <w:rFonts w:ascii="Arial" w:hAnsi="Arial" w:cs="Arial"/>
                <w:color w:val="000000" w:themeColor="text1"/>
                <w:sz w:val="24"/>
              </w:rPr>
              <w:t>largeurRoute</w:t>
            </w:r>
            <w:proofErr w:type="spellEnd"/>
          </w:p>
        </w:tc>
        <w:tc>
          <w:tcPr>
            <w:tcW w:w="1971" w:type="dxa"/>
          </w:tcPr>
          <w:p w:rsidR="00294020" w:rsidRPr="007E0F23" w:rsidRDefault="00EA095A">
            <w:pPr>
              <w:pStyle w:val="Corpsdetexte"/>
              <w:rPr>
                <w:rFonts w:ascii="Arial" w:hAnsi="Arial" w:cs="Arial"/>
                <w:color w:val="000000" w:themeColor="text1"/>
                <w:sz w:val="24"/>
              </w:rPr>
            </w:pPr>
            <w:del w:id="794" w:author="Alison Lenain" w:date="2024-02-08T17:54:00Z">
              <w:r w:rsidRPr="007E0F23" w:rsidDel="006A7810">
                <w:rPr>
                  <w:rFonts w:ascii="Arial" w:hAnsi="Arial" w:cs="Arial"/>
                  <w:color w:val="000000" w:themeColor="text1"/>
                </w:rPr>
                <w:delText>Détermine l’intervalle de la largueur de la route</w:delText>
              </w:r>
              <w:r w:rsidRPr="007E0F23" w:rsidDel="006A7810">
                <w:rPr>
                  <w:rFonts w:ascii="Arial" w:hAnsi="Arial" w:cs="Arial"/>
                  <w:color w:val="000000" w:themeColor="text1"/>
                  <w:sz w:val="24"/>
                </w:rPr>
                <w:delText xml:space="preserve"> en mètre</w:delText>
              </w:r>
            </w:del>
          </w:p>
        </w:tc>
        <w:tc>
          <w:tcPr>
            <w:tcW w:w="1971" w:type="dxa"/>
          </w:tcPr>
          <w:p w:rsidR="00294020" w:rsidRPr="007E0F23" w:rsidRDefault="00EA095A">
            <w:pPr>
              <w:pStyle w:val="Corpsdetexte"/>
              <w:rPr>
                <w:rFonts w:ascii="Arial" w:hAnsi="Arial" w:cs="Arial"/>
                <w:color w:val="000000" w:themeColor="text1"/>
                <w:sz w:val="24"/>
              </w:rPr>
            </w:pPr>
            <w:del w:id="795" w:author="Alison Lenain" w:date="2024-02-08T17:54:00Z">
              <w:r w:rsidRPr="007E0F23" w:rsidDel="006A7810">
                <w:rPr>
                  <w:rFonts w:ascii="Arial" w:hAnsi="Arial" w:cs="Arial"/>
                  <w:color w:val="000000" w:themeColor="text1"/>
                  <w:sz w:val="24"/>
                </w:rPr>
                <w:delText>1-1</w:delText>
              </w:r>
            </w:del>
          </w:p>
        </w:tc>
        <w:tc>
          <w:tcPr>
            <w:tcW w:w="1971" w:type="dxa"/>
          </w:tcPr>
          <w:p w:rsidR="00294020" w:rsidRPr="007E0F23" w:rsidRDefault="00EA095A">
            <w:pPr>
              <w:pStyle w:val="Corpsdetexte"/>
              <w:rPr>
                <w:rFonts w:ascii="Arial" w:hAnsi="Arial" w:cs="Arial"/>
                <w:color w:val="000000" w:themeColor="text1"/>
                <w:sz w:val="24"/>
              </w:rPr>
            </w:pPr>
            <w:proofErr w:type="spellStart"/>
            <w:r w:rsidRPr="007E0F23">
              <w:rPr>
                <w:rFonts w:ascii="Arial" w:hAnsi="Arial" w:cs="Arial"/>
                <w:color w:val="000000" w:themeColor="text1"/>
                <w:sz w:val="24"/>
              </w:rPr>
              <w:t>Integer</w:t>
            </w:r>
            <w:proofErr w:type="spellEnd"/>
          </w:p>
        </w:tc>
        <w:tc>
          <w:tcPr>
            <w:tcW w:w="1971" w:type="dxa"/>
          </w:tcPr>
          <w:p w:rsidR="00294020" w:rsidRPr="007E0F23" w:rsidRDefault="006A7810">
            <w:pPr>
              <w:pStyle w:val="Corpsdetexte"/>
              <w:rPr>
                <w:rFonts w:ascii="Arial" w:hAnsi="Arial" w:cs="Arial"/>
                <w:color w:val="000000" w:themeColor="text1"/>
                <w:sz w:val="24"/>
              </w:rPr>
            </w:pPr>
            <w:ins w:id="796" w:author="Alison Lenain" w:date="2024-02-08T17:54:00Z">
              <w:r>
                <w:rPr>
                  <w:rFonts w:ascii="Arial" w:hAnsi="Arial" w:cs="Arial"/>
                  <w:color w:val="000000" w:themeColor="text1"/>
                  <w:szCs w:val="22"/>
                </w:rPr>
                <w:t>Obligatoire (Valeur vide interdite, valeur unique : 1-1)</w:t>
              </w:r>
            </w:ins>
          </w:p>
        </w:tc>
      </w:tr>
      <w:tr w:rsidR="00F9799D" w:rsidRPr="007E0F23">
        <w:tc>
          <w:tcPr>
            <w:tcW w:w="1970" w:type="dxa"/>
          </w:tcPr>
          <w:p w:rsidR="00F9799D" w:rsidRPr="007E0F23" w:rsidRDefault="00F9799D">
            <w:pPr>
              <w:pStyle w:val="Corpsdetexte"/>
              <w:rPr>
                <w:rFonts w:ascii="Arial" w:hAnsi="Arial" w:cs="Arial"/>
                <w:color w:val="000000" w:themeColor="text1"/>
                <w:sz w:val="24"/>
              </w:rPr>
            </w:pPr>
            <w:commentRangeStart w:id="797"/>
            <w:proofErr w:type="spellStart"/>
            <w:r w:rsidRPr="007E0F23">
              <w:rPr>
                <w:rFonts w:ascii="Arial" w:hAnsi="Arial" w:cs="Arial"/>
                <w:color w:val="000000" w:themeColor="text1"/>
                <w:sz w:val="24"/>
              </w:rPr>
              <w:t>typeRoute</w:t>
            </w:r>
            <w:proofErr w:type="spellEnd"/>
          </w:p>
        </w:tc>
        <w:tc>
          <w:tcPr>
            <w:tcW w:w="1971" w:type="dxa"/>
          </w:tcPr>
          <w:p w:rsidR="00F9799D" w:rsidRPr="007E0F23" w:rsidRDefault="00F9799D">
            <w:pPr>
              <w:pStyle w:val="Corpsdetexte"/>
              <w:rPr>
                <w:rFonts w:ascii="Arial" w:hAnsi="Arial" w:cs="Arial"/>
                <w:color w:val="000000" w:themeColor="text1"/>
              </w:rPr>
            </w:pPr>
            <w:r w:rsidRPr="007E0F23">
              <w:rPr>
                <w:rFonts w:ascii="Arial" w:hAnsi="Arial" w:cs="Arial"/>
                <w:color w:val="000000" w:themeColor="text1"/>
              </w:rPr>
              <w:t>Détermine le type de routes concernées</w:t>
            </w:r>
          </w:p>
        </w:tc>
        <w:tc>
          <w:tcPr>
            <w:tcW w:w="1971" w:type="dxa"/>
          </w:tcPr>
          <w:p w:rsidR="00F9799D" w:rsidRPr="007E0F23" w:rsidRDefault="00F9799D">
            <w:pPr>
              <w:pStyle w:val="Corpsdetexte"/>
              <w:rPr>
                <w:rFonts w:ascii="Arial" w:hAnsi="Arial" w:cs="Arial"/>
                <w:color w:val="000000" w:themeColor="text1"/>
                <w:sz w:val="24"/>
              </w:rPr>
            </w:pPr>
            <w:r w:rsidRPr="007E0F23">
              <w:rPr>
                <w:rFonts w:ascii="Arial" w:hAnsi="Arial" w:cs="Arial"/>
                <w:color w:val="000000" w:themeColor="text1"/>
                <w:sz w:val="24"/>
              </w:rPr>
              <w:t>1-*</w:t>
            </w:r>
          </w:p>
        </w:tc>
        <w:tc>
          <w:tcPr>
            <w:tcW w:w="1971" w:type="dxa"/>
          </w:tcPr>
          <w:p w:rsidR="00F9799D" w:rsidRPr="007E0F23" w:rsidRDefault="00F9799D">
            <w:pPr>
              <w:pStyle w:val="Corpsdetexte"/>
              <w:rPr>
                <w:rFonts w:ascii="Arial" w:hAnsi="Arial" w:cs="Arial"/>
                <w:color w:val="000000" w:themeColor="text1"/>
                <w:sz w:val="24"/>
              </w:rPr>
            </w:pPr>
            <w:proofErr w:type="spellStart"/>
            <w:r w:rsidRPr="007E0F23">
              <w:rPr>
                <w:rFonts w:ascii="Arial" w:hAnsi="Arial" w:cs="Arial"/>
                <w:color w:val="000000" w:themeColor="text1"/>
                <w:sz w:val="24"/>
              </w:rPr>
              <w:t>CharacterString</w:t>
            </w:r>
            <w:proofErr w:type="spellEnd"/>
            <w:r w:rsidRPr="007E0F23">
              <w:rPr>
                <w:rFonts w:ascii="Arial" w:hAnsi="Arial" w:cs="Arial"/>
                <w:color w:val="000000" w:themeColor="text1"/>
                <w:sz w:val="24"/>
              </w:rPr>
              <w:t>/</w:t>
            </w:r>
            <w:proofErr w:type="spellStart"/>
            <w:r w:rsidRPr="007E0F23">
              <w:rPr>
                <w:rFonts w:ascii="Arial" w:hAnsi="Arial" w:cs="Arial"/>
                <w:color w:val="000000" w:themeColor="text1"/>
                <w:sz w:val="24"/>
              </w:rPr>
              <w:t>Enumeration</w:t>
            </w:r>
            <w:proofErr w:type="spellEnd"/>
            <w:r w:rsidRPr="007E0F23">
              <w:rPr>
                <w:rFonts w:ascii="Arial" w:hAnsi="Arial" w:cs="Arial"/>
                <w:color w:val="000000" w:themeColor="text1"/>
                <w:sz w:val="24"/>
              </w:rPr>
              <w:t xml:space="preserve"> (type de route)</w:t>
            </w:r>
          </w:p>
        </w:tc>
        <w:tc>
          <w:tcPr>
            <w:tcW w:w="1971" w:type="dxa"/>
          </w:tcPr>
          <w:p w:rsidR="00F9799D" w:rsidRPr="007E0F23" w:rsidRDefault="00F9799D">
            <w:pPr>
              <w:pStyle w:val="Corpsdetexte"/>
              <w:rPr>
                <w:rFonts w:ascii="Arial" w:hAnsi="Arial" w:cs="Arial"/>
                <w:color w:val="000000" w:themeColor="text1"/>
                <w:sz w:val="24"/>
              </w:rPr>
            </w:pPr>
            <w:r w:rsidRPr="007E0F23">
              <w:rPr>
                <w:rFonts w:ascii="Arial" w:hAnsi="Arial" w:cs="Arial"/>
                <w:color w:val="000000" w:themeColor="text1"/>
                <w:sz w:val="24"/>
              </w:rPr>
              <w:t xml:space="preserve">Choix dans les valeurs types : </w:t>
            </w:r>
          </w:p>
          <w:p w:rsidR="00F9799D" w:rsidRPr="007E0F23" w:rsidRDefault="00F9799D">
            <w:pPr>
              <w:pStyle w:val="Corpsdetexte"/>
              <w:rPr>
                <w:rFonts w:ascii="Arial" w:hAnsi="Arial" w:cs="Arial"/>
                <w:color w:val="000000" w:themeColor="text1"/>
                <w:sz w:val="24"/>
              </w:rPr>
            </w:pPr>
            <w:r w:rsidRPr="007E0F23">
              <w:rPr>
                <w:rFonts w:ascii="Arial" w:hAnsi="Arial" w:cs="Arial"/>
                <w:color w:val="000000" w:themeColor="text1"/>
                <w:sz w:val="24"/>
              </w:rPr>
              <w:t>Nationale,</w:t>
            </w:r>
          </w:p>
          <w:p w:rsidR="00F9799D" w:rsidRPr="007E0F23" w:rsidRDefault="00F9799D">
            <w:pPr>
              <w:pStyle w:val="Corpsdetexte"/>
              <w:rPr>
                <w:rFonts w:ascii="Arial" w:hAnsi="Arial" w:cs="Arial"/>
                <w:color w:val="000000" w:themeColor="text1"/>
                <w:sz w:val="24"/>
              </w:rPr>
            </w:pPr>
            <w:r w:rsidRPr="007E0F23">
              <w:rPr>
                <w:rFonts w:ascii="Arial" w:hAnsi="Arial" w:cs="Arial"/>
                <w:color w:val="000000" w:themeColor="text1"/>
                <w:sz w:val="24"/>
              </w:rPr>
              <w:t>Régionale,</w:t>
            </w:r>
          </w:p>
          <w:p w:rsidR="00F9799D" w:rsidRPr="007E0F23" w:rsidRDefault="00D47221">
            <w:pPr>
              <w:pStyle w:val="Corpsdetexte"/>
              <w:rPr>
                <w:rFonts w:ascii="Arial" w:hAnsi="Arial" w:cs="Arial"/>
                <w:color w:val="000000" w:themeColor="text1"/>
                <w:sz w:val="24"/>
              </w:rPr>
            </w:pPr>
            <w:r w:rsidRPr="007E0F23">
              <w:rPr>
                <w:rFonts w:ascii="Arial" w:hAnsi="Arial" w:cs="Arial"/>
                <w:color w:val="000000" w:themeColor="text1"/>
                <w:sz w:val="24"/>
              </w:rPr>
              <w:t>Départementale</w:t>
            </w:r>
            <w:r w:rsidR="00F9799D" w:rsidRPr="007E0F23">
              <w:rPr>
                <w:rFonts w:ascii="Arial" w:hAnsi="Arial" w:cs="Arial"/>
                <w:color w:val="000000" w:themeColor="text1"/>
                <w:sz w:val="24"/>
              </w:rPr>
              <w:t>, (communale ?)</w:t>
            </w:r>
            <w:commentRangeEnd w:id="797"/>
            <w:r w:rsidR="00F9799D" w:rsidRPr="007E0F23">
              <w:rPr>
                <w:rStyle w:val="Marquedecommentaire"/>
                <w:rFonts w:ascii="Arial" w:hAnsi="Arial" w:cs="Arial"/>
              </w:rPr>
              <w:commentReference w:id="797"/>
            </w:r>
          </w:p>
        </w:tc>
      </w:tr>
    </w:tbl>
    <w:p w:rsidR="00294020" w:rsidRPr="007E0F23" w:rsidRDefault="00294020">
      <w:pPr>
        <w:pStyle w:val="Titre3mod"/>
        <w:rPr>
          <w:rFonts w:ascii="Arial" w:hAnsi="Arial" w:cs="Arial"/>
          <w:color w:val="000000" w:themeColor="text1"/>
        </w:rPr>
      </w:pPr>
    </w:p>
    <w:p w:rsidR="00294020" w:rsidRPr="007E0F23" w:rsidRDefault="00294020">
      <w:pPr>
        <w:pStyle w:val="Titre3mod"/>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798" w:name="_Toc158389285"/>
      <w:r w:rsidRPr="007E0F23">
        <w:rPr>
          <w:rFonts w:ascii="Arial" w:hAnsi="Arial" w:cs="Arial"/>
          <w:color w:val="000000" w:themeColor="text1"/>
        </w:rPr>
        <w:t>Classe ContrainteUnitaire</w:t>
      </w:r>
      <w:bookmarkEnd w:id="798"/>
    </w:p>
    <w:p w:rsidR="00D47221" w:rsidRPr="007E0F23" w:rsidRDefault="00D47221" w:rsidP="0081087B">
      <w:pPr>
        <w:pStyle w:val="Corpsdetexte"/>
        <w:rPr>
          <w:rFonts w:ascii="Arial" w:hAnsi="Arial" w:cs="Arial"/>
        </w:rPr>
      </w:pPr>
    </w:p>
    <w:p w:rsidR="00D47221" w:rsidRPr="007E0F23" w:rsidRDefault="00D47221" w:rsidP="00D47221">
      <w:pPr>
        <w:pStyle w:val="Titre3mod"/>
        <w:rPr>
          <w:rFonts w:ascii="Arial" w:hAnsi="Arial" w:cs="Arial"/>
          <w:color w:val="000000" w:themeColor="text1"/>
          <w:sz w:val="22"/>
        </w:rPr>
      </w:pPr>
      <w:r w:rsidRPr="007E0F23">
        <w:rPr>
          <w:rFonts w:ascii="Arial" w:hAnsi="Arial" w:cs="Arial"/>
          <w:color w:val="000000" w:themeColor="text1"/>
          <w:sz w:val="22"/>
        </w:rPr>
        <w:t xml:space="preserve">Cette classe est associée avec la classe </w:t>
      </w:r>
      <w:proofErr w:type="spellStart"/>
      <w:r w:rsidRPr="007E0F23">
        <w:rPr>
          <w:rFonts w:ascii="Arial" w:hAnsi="Arial" w:cs="Arial"/>
          <w:color w:val="000000" w:themeColor="text1"/>
          <w:sz w:val="22"/>
        </w:rPr>
        <w:t>ChampApplication</w:t>
      </w:r>
      <w:proofErr w:type="spellEnd"/>
      <w:r w:rsidRPr="007E0F23">
        <w:rPr>
          <w:rFonts w:ascii="Arial" w:hAnsi="Arial" w:cs="Arial"/>
          <w:color w:val="000000" w:themeColor="text1"/>
          <w:sz w:val="22"/>
        </w:rPr>
        <w:t xml:space="preserve"> et l’ensemble des classes définies dans les contraintes avec un lien de généralisation. Cela signifie que ces classes héritent de l’ensemble des attributs de la classe abstraite ContrainteUnitaire.</w:t>
      </w:r>
    </w:p>
    <w:p w:rsidR="00D47221" w:rsidRPr="007E0F23" w:rsidRDefault="00D47221" w:rsidP="0081087B">
      <w:pPr>
        <w:pStyle w:val="Corpsdetexte"/>
        <w:rPr>
          <w:rFonts w:ascii="Arial" w:hAnsi="Arial" w:cs="Arial"/>
        </w:rPr>
      </w:pPr>
    </w:p>
    <w:p w:rsidR="0081087B" w:rsidRPr="007E0F23" w:rsidRDefault="0081087B" w:rsidP="0081087B">
      <w:pPr>
        <w:pStyle w:val="Corpsdetexte"/>
        <w:rPr>
          <w:rFonts w:ascii="Arial" w:hAnsi="Arial" w:cs="Arial"/>
        </w:rPr>
      </w:pPr>
      <w:r w:rsidRPr="007E0F23">
        <w:rPr>
          <w:rFonts w:ascii="Arial" w:hAnsi="Arial" w:cs="Arial"/>
        </w:rPr>
        <w:t>Les classes opérateurs  font une relation typée sur les classes conditions et contraintes ET/OU.</w:t>
      </w:r>
    </w:p>
    <w:p w:rsidR="00294020" w:rsidRPr="007E0F23" w:rsidRDefault="00294020">
      <w:pPr>
        <w:pStyle w:val="Corpsdetexte"/>
        <w:rPr>
          <w:rFonts w:ascii="Arial" w:hAnsi="Arial" w:cs="Arial"/>
          <w:color w:val="000000" w:themeColor="text1"/>
        </w:rPr>
      </w:pPr>
    </w:p>
    <w:p w:rsidR="00294020" w:rsidRPr="007E0F23" w:rsidRDefault="00EA095A">
      <w:pPr>
        <w:pStyle w:val="Titre3mod"/>
        <w:rPr>
          <w:rFonts w:ascii="Arial" w:hAnsi="Arial" w:cs="Arial"/>
          <w:color w:val="000000" w:themeColor="text1"/>
          <w:sz w:val="22"/>
        </w:rPr>
      </w:pPr>
      <w:bookmarkStart w:id="799" w:name="__RefHeading___Toc15955_29865493401_Copi"/>
      <w:bookmarkEnd w:id="799"/>
      <w:r w:rsidRPr="007E0F23">
        <w:rPr>
          <w:rFonts w:ascii="Arial" w:hAnsi="Arial" w:cs="Arial"/>
          <w:b/>
          <w:color w:val="000000" w:themeColor="text1"/>
          <w:sz w:val="22"/>
          <w:u w:val="single"/>
        </w:rPr>
        <w:t>Définition :</w:t>
      </w:r>
    </w:p>
    <w:p w:rsidR="00294020" w:rsidRPr="007E0F23" w:rsidRDefault="00EA095A">
      <w:pPr>
        <w:pStyle w:val="Titre3mod"/>
        <w:rPr>
          <w:rFonts w:ascii="Arial" w:hAnsi="Arial" w:cs="Arial"/>
          <w:color w:val="000000" w:themeColor="text1"/>
          <w:sz w:val="22"/>
        </w:rPr>
      </w:pPr>
      <w:r w:rsidRPr="007E0F23">
        <w:rPr>
          <w:rFonts w:ascii="Arial" w:hAnsi="Arial" w:cs="Arial"/>
          <w:color w:val="000000" w:themeColor="text1"/>
          <w:sz w:val="22"/>
        </w:rPr>
        <w:t xml:space="preserve">La classe ContrainteUnitaire définit une contrainte à appliquer sur une parcelle. Les contraintes </w:t>
      </w:r>
      <w:r w:rsidRPr="007E0F23">
        <w:rPr>
          <w:rFonts w:ascii="Arial" w:hAnsi="Arial" w:cs="Arial"/>
          <w:color w:val="000000" w:themeColor="text1"/>
          <w:sz w:val="22"/>
        </w:rPr>
        <w:lastRenderedPageBreak/>
        <w:t xml:space="preserve">unitaires sont décrites par un nom qui peut reprendre une partie du texte et un type qui spécifie le type de contrainte concerné (par exemple, basé sur le nom de classe). Il s'agit d'une classe abstraite qui peut avoir différentes implémentations.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La classe ContrainteUnitaire est abstraite, différentes classes peuvent l'instancier et prendre la forme de différentes </w:t>
      </w:r>
      <w:proofErr w:type="spellStart"/>
      <w:r w:rsidRPr="007E0F23">
        <w:rPr>
          <w:rFonts w:ascii="Arial" w:hAnsi="Arial" w:cs="Arial"/>
          <w:color w:val="000000" w:themeColor="text1"/>
        </w:rPr>
        <w:t>cotraintes</w:t>
      </w:r>
      <w:proofErr w:type="spellEnd"/>
      <w:r w:rsidRPr="007E0F23">
        <w:rPr>
          <w:rFonts w:ascii="Arial" w:hAnsi="Arial" w:cs="Arial"/>
          <w:color w:val="000000" w:themeColor="text1"/>
        </w:rPr>
        <w:t xml:space="preserve"> (Hauteur, </w:t>
      </w:r>
      <w:proofErr w:type="spellStart"/>
      <w:r w:rsidRPr="007E0F23">
        <w:rPr>
          <w:rFonts w:ascii="Arial" w:hAnsi="Arial" w:cs="Arial"/>
          <w:color w:val="000000" w:themeColor="text1"/>
        </w:rPr>
        <w:t>CoefficientBiotope</w:t>
      </w:r>
      <w:proofErr w:type="spellEnd"/>
      <w:r w:rsidRPr="007E0F23">
        <w:rPr>
          <w:rFonts w:ascii="Arial" w:hAnsi="Arial" w:cs="Arial"/>
          <w:color w:val="000000" w:themeColor="text1"/>
        </w:rPr>
        <w:t xml:space="preserve">, </w:t>
      </w:r>
      <w:proofErr w:type="spellStart"/>
      <w:r w:rsidRPr="007E0F23">
        <w:rPr>
          <w:rFonts w:ascii="Arial" w:hAnsi="Arial" w:cs="Arial"/>
          <w:color w:val="000000" w:themeColor="text1"/>
        </w:rPr>
        <w:t>RetraitAlignement</w:t>
      </w:r>
      <w:proofErr w:type="spellEnd"/>
      <w:r w:rsidRPr="007E0F23">
        <w:rPr>
          <w:rFonts w:ascii="Arial" w:hAnsi="Arial" w:cs="Arial"/>
          <w:color w:val="000000" w:themeColor="text1"/>
        </w:rPr>
        <w:t xml:space="preserve">, Interdiction, Autorisation, </w:t>
      </w:r>
      <w:proofErr w:type="spellStart"/>
      <w:r w:rsidRPr="007E0F23">
        <w:rPr>
          <w:rFonts w:ascii="Arial" w:hAnsi="Arial" w:cs="Arial"/>
          <w:color w:val="000000" w:themeColor="text1"/>
        </w:rPr>
        <w:t>CoefficientEmpriseAuSol</w:t>
      </w:r>
      <w:proofErr w:type="spellEnd"/>
      <w:r w:rsidRPr="007E0F23">
        <w:rPr>
          <w:rFonts w:ascii="Arial" w:hAnsi="Arial" w:cs="Arial"/>
          <w:color w:val="000000" w:themeColor="text1"/>
        </w:rPr>
        <w:t>).</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Exemples de contrainte unitaire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(Alors) Hauteur est </w:t>
      </w:r>
      <w:proofErr w:type="gramStart"/>
      <w:r w:rsidRPr="007E0F23">
        <w:rPr>
          <w:rFonts w:ascii="Arial" w:hAnsi="Arial" w:cs="Arial"/>
          <w:color w:val="000000" w:themeColor="text1"/>
        </w:rPr>
        <w:t>limité</w:t>
      </w:r>
      <w:proofErr w:type="gramEnd"/>
      <w:r w:rsidRPr="007E0F23">
        <w:rPr>
          <w:rFonts w:ascii="Arial" w:hAnsi="Arial" w:cs="Arial"/>
          <w:color w:val="000000" w:themeColor="text1"/>
        </w:rPr>
        <w:t xml:space="preserve"> à 15 m</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(Alors)  </w:t>
      </w:r>
      <w:proofErr w:type="spellStart"/>
      <w:r w:rsidRPr="007E0F23">
        <w:rPr>
          <w:rFonts w:ascii="Arial" w:hAnsi="Arial" w:cs="Arial"/>
          <w:color w:val="000000" w:themeColor="text1"/>
        </w:rPr>
        <w:t>CoefficientEmpriseAuSol</w:t>
      </w:r>
      <w:proofErr w:type="spellEnd"/>
      <w:r w:rsidRPr="007E0F23">
        <w:rPr>
          <w:rFonts w:ascii="Arial" w:hAnsi="Arial" w:cs="Arial"/>
          <w:color w:val="000000" w:themeColor="text1"/>
        </w:rPr>
        <w:t xml:space="preserve"> est égal à 25 %</w:t>
      </w:r>
    </w:p>
    <w:p w:rsidR="00294020" w:rsidRPr="007E0F23" w:rsidRDefault="00EA095A">
      <w:pPr>
        <w:pStyle w:val="Corpsdetexte"/>
        <w:jc w:val="both"/>
        <w:rPr>
          <w:rFonts w:ascii="Arial" w:hAnsi="Arial" w:cs="Arial"/>
          <w:color w:val="000000" w:themeColor="text1"/>
        </w:rPr>
      </w:pPr>
      <w:r w:rsidRPr="007E0F23">
        <w:rPr>
          <w:rFonts w:ascii="Arial" w:hAnsi="Arial" w:cs="Arial"/>
          <w:color w:val="000000" w:themeColor="text1"/>
        </w:rPr>
        <w:t>Un champ commentaire est disponible pour renseigner les situations qui ne sont pas concernées par les conditions décrites dans ce standard.</w:t>
      </w:r>
    </w:p>
    <w:p w:rsidR="00294020" w:rsidRPr="007E0F23" w:rsidRDefault="00294020">
      <w:pPr>
        <w:pStyle w:val="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32"/>
        <w:gridCol w:w="1953"/>
        <w:gridCol w:w="1943"/>
        <w:gridCol w:w="1964"/>
        <w:gridCol w:w="2062"/>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Nom de la table : ContrainteUnitaire</w:t>
            </w:r>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 unitaire participant à l’ensemble des contraintes concourant à la règle d’urbanisme.</w:t>
            </w:r>
          </w:p>
        </w:tc>
      </w:tr>
      <w:tr w:rsidR="00294020" w:rsidRPr="007E0F23">
        <w:tc>
          <w:tcPr>
            <w:tcW w:w="1932"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195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1943" w:type="dxa"/>
          </w:tcPr>
          <w:p w:rsidR="00294020" w:rsidRPr="007E0F23" w:rsidRDefault="006A7810">
            <w:pPr>
              <w:pStyle w:val="Corpsdetexte"/>
              <w:rPr>
                <w:rFonts w:ascii="Arial" w:hAnsi="Arial" w:cs="Arial"/>
                <w:color w:val="000000" w:themeColor="text1"/>
                <w:szCs w:val="22"/>
              </w:rPr>
            </w:pPr>
            <w:ins w:id="800" w:author="Alison Lenain" w:date="2024-02-08T17:55:00Z">
              <w:r>
                <w:rPr>
                  <w:rFonts w:ascii="Arial" w:hAnsi="Arial" w:cs="Arial"/>
                  <w:color w:val="000000" w:themeColor="text1"/>
                  <w:szCs w:val="22"/>
                </w:rPr>
                <w:t>Exemples</w:t>
              </w:r>
            </w:ins>
          </w:p>
        </w:tc>
        <w:tc>
          <w:tcPr>
            <w:tcW w:w="1964"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2062"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6A7810" w:rsidRPr="007E0F23">
        <w:tc>
          <w:tcPr>
            <w:tcW w:w="1932" w:type="dxa"/>
          </w:tcPr>
          <w:p w:rsidR="006A7810" w:rsidRPr="007E0F23" w:rsidRDefault="006A7810">
            <w:pPr>
              <w:pStyle w:val="Corpsdetexte"/>
              <w:rPr>
                <w:rFonts w:ascii="Arial" w:hAnsi="Arial" w:cs="Arial"/>
                <w:color w:val="000000" w:themeColor="text1"/>
                <w:szCs w:val="22"/>
              </w:rPr>
            </w:pPr>
            <w:r w:rsidRPr="007E0F23">
              <w:rPr>
                <w:rFonts w:ascii="Arial" w:hAnsi="Arial" w:cs="Arial"/>
                <w:color w:val="000000" w:themeColor="text1"/>
                <w:szCs w:val="22"/>
              </w:rPr>
              <w:t>ID</w:t>
            </w:r>
          </w:p>
        </w:tc>
        <w:tc>
          <w:tcPr>
            <w:tcW w:w="1953" w:type="dxa"/>
          </w:tcPr>
          <w:p w:rsidR="006A7810" w:rsidRPr="007E0F23" w:rsidRDefault="006A7810">
            <w:pPr>
              <w:pStyle w:val="Corpsdetexte"/>
              <w:rPr>
                <w:rFonts w:ascii="Arial" w:hAnsi="Arial" w:cs="Arial"/>
                <w:color w:val="000000" w:themeColor="text1"/>
                <w:szCs w:val="22"/>
              </w:rPr>
            </w:pPr>
            <w:r w:rsidRPr="007E0F23">
              <w:rPr>
                <w:rFonts w:ascii="Arial" w:hAnsi="Arial" w:cs="Arial"/>
                <w:color w:val="000000" w:themeColor="text1"/>
                <w:szCs w:val="22"/>
              </w:rPr>
              <w:t>Identifiant unique de la contrainte unitaire s’appliquant.</w:t>
            </w:r>
          </w:p>
        </w:tc>
        <w:tc>
          <w:tcPr>
            <w:tcW w:w="1943" w:type="dxa"/>
          </w:tcPr>
          <w:p w:rsidR="006A7810" w:rsidRPr="007E0F23" w:rsidRDefault="006A7810">
            <w:pPr>
              <w:pStyle w:val="Corpsdetexte"/>
              <w:rPr>
                <w:rFonts w:ascii="Arial" w:hAnsi="Arial" w:cs="Arial"/>
                <w:color w:val="000000" w:themeColor="text1"/>
                <w:szCs w:val="22"/>
              </w:rPr>
            </w:pPr>
            <w:del w:id="801" w:author="Alison Lenain" w:date="2024-02-08T17:56:00Z">
              <w:r w:rsidRPr="007E0F23" w:rsidDel="006A7810">
                <w:rPr>
                  <w:rFonts w:ascii="Arial" w:hAnsi="Arial" w:cs="Arial"/>
                  <w:color w:val="000000" w:themeColor="text1"/>
                  <w:szCs w:val="22"/>
                </w:rPr>
                <w:delText>1-1</w:delText>
              </w:r>
            </w:del>
            <w:ins w:id="802" w:author="Alison Lenain" w:date="2024-02-08T17:56:00Z">
              <w:r w:rsidRPr="006A7810">
                <w:rPr>
                  <w:rFonts w:ascii="Arial" w:hAnsi="Arial" w:cs="Arial"/>
                  <w:color w:val="000000" w:themeColor="text1"/>
                  <w:szCs w:val="22"/>
                </w:rPr>
                <w:t>44712_PLU_20041103/</w:t>
              </w:r>
              <w:proofErr w:type="spellStart"/>
              <w:r w:rsidRPr="006A7810">
                <w:rPr>
                  <w:rFonts w:ascii="Arial" w:hAnsi="Arial" w:cs="Arial"/>
                  <w:color w:val="000000" w:themeColor="text1"/>
                  <w:szCs w:val="22"/>
                </w:rPr>
                <w:t>reglement</w:t>
              </w:r>
              <w:proofErr w:type="spellEnd"/>
              <w:r w:rsidRPr="006A7810">
                <w:rPr>
                  <w:rFonts w:ascii="Arial" w:hAnsi="Arial" w:cs="Arial"/>
                  <w:color w:val="000000" w:themeColor="text1"/>
                  <w:szCs w:val="22"/>
                </w:rPr>
                <w:t>/UE/01/contenu02/ctu01</w:t>
              </w:r>
            </w:ins>
          </w:p>
        </w:tc>
        <w:tc>
          <w:tcPr>
            <w:tcW w:w="1964" w:type="dxa"/>
          </w:tcPr>
          <w:p w:rsidR="006A7810" w:rsidRPr="007E0F23" w:rsidRDefault="006A7810">
            <w:pPr>
              <w:pStyle w:val="Corpsdetexte"/>
              <w:rPr>
                <w:rFonts w:ascii="Arial" w:hAnsi="Arial" w:cs="Arial"/>
                <w:color w:val="000000" w:themeColor="text1"/>
                <w:szCs w:val="22"/>
              </w:rPr>
            </w:pPr>
            <w:r w:rsidRPr="007E0F23">
              <w:rPr>
                <w:rFonts w:ascii="Arial" w:hAnsi="Arial" w:cs="Arial"/>
                <w:color w:val="000000" w:themeColor="text1"/>
                <w:szCs w:val="22"/>
              </w:rPr>
              <w:t>URI</w:t>
            </w:r>
          </w:p>
        </w:tc>
        <w:tc>
          <w:tcPr>
            <w:tcW w:w="2062" w:type="dxa"/>
          </w:tcPr>
          <w:p w:rsidR="006A7810" w:rsidRPr="007E0F23" w:rsidRDefault="006A7810">
            <w:pPr>
              <w:pStyle w:val="Contenudetableau"/>
              <w:rPr>
                <w:rFonts w:ascii="Arial" w:hAnsi="Arial" w:cs="Arial"/>
                <w:color w:val="000000" w:themeColor="text1"/>
                <w:szCs w:val="22"/>
              </w:rPr>
              <w:pPrChange w:id="803" w:author="Alison Lenain" w:date="2024-02-08T17:56:00Z">
                <w:pPr>
                  <w:pStyle w:val="Corpsdetexte"/>
                </w:pPr>
              </w:pPrChange>
            </w:pPr>
            <w:ins w:id="804" w:author="Alison Lenain" w:date="2024-02-08T17:56:00Z">
              <w:r>
                <w:rPr>
                  <w:rFonts w:ascii="Arial" w:hAnsi="Arial" w:cs="Arial"/>
                  <w:color w:val="000000" w:themeColor="text1"/>
                  <w:szCs w:val="22"/>
                </w:rPr>
                <w:t>Obligatoire (Valeur vide interdite, valeur unique : 1-1)</w:t>
              </w:r>
            </w:ins>
          </w:p>
        </w:tc>
      </w:tr>
      <w:tr w:rsidR="00294020" w:rsidRPr="007E0F23">
        <w:tc>
          <w:tcPr>
            <w:tcW w:w="1932" w:type="dxa"/>
          </w:tcPr>
          <w:p w:rsidR="00294020" w:rsidRPr="007E0F23" w:rsidRDefault="00EA095A">
            <w:pPr>
              <w:pStyle w:val="Corpsdetexte"/>
              <w:rPr>
                <w:rFonts w:ascii="Arial" w:hAnsi="Arial" w:cs="Arial"/>
                <w:color w:val="000000" w:themeColor="text1"/>
                <w:sz w:val="24"/>
              </w:rPr>
            </w:pPr>
            <w:r w:rsidRPr="007E0F23">
              <w:rPr>
                <w:rFonts w:ascii="Arial" w:hAnsi="Arial" w:cs="Arial"/>
                <w:color w:val="000000" w:themeColor="text1"/>
                <w:sz w:val="24"/>
              </w:rPr>
              <w:t>nom</w:t>
            </w:r>
          </w:p>
        </w:tc>
        <w:tc>
          <w:tcPr>
            <w:tcW w:w="1953"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Nom de la contrainte unitaire s’appliquant.</w:t>
            </w:r>
          </w:p>
        </w:tc>
        <w:tc>
          <w:tcPr>
            <w:tcW w:w="1943" w:type="dxa"/>
          </w:tcPr>
          <w:p w:rsidR="00294020" w:rsidRPr="007E0F23" w:rsidRDefault="00EA095A">
            <w:pPr>
              <w:pStyle w:val="Corpsdetexte"/>
              <w:rPr>
                <w:rFonts w:ascii="Arial" w:hAnsi="Arial" w:cs="Arial"/>
                <w:color w:val="000000" w:themeColor="text1"/>
                <w:sz w:val="24"/>
              </w:rPr>
            </w:pPr>
            <w:del w:id="805" w:author="Alison Lenain" w:date="2024-02-08T17:56:00Z">
              <w:r w:rsidRPr="007E0F23" w:rsidDel="006A7810">
                <w:rPr>
                  <w:rFonts w:ascii="Arial" w:hAnsi="Arial" w:cs="Arial"/>
                  <w:color w:val="000000" w:themeColor="text1"/>
                  <w:sz w:val="24"/>
                </w:rPr>
                <w:delText>1-1</w:delText>
              </w:r>
            </w:del>
            <w:ins w:id="806" w:author="Alison Lenain" w:date="2024-02-08T17:59:00Z">
              <w:r w:rsidR="006A7810">
                <w:t xml:space="preserve"> </w:t>
              </w:r>
              <w:r w:rsidR="006A7810" w:rsidRPr="006A7810">
                <w:rPr>
                  <w:rFonts w:ascii="Arial" w:hAnsi="Arial" w:cs="Arial"/>
                  <w:color w:val="000000" w:themeColor="text1"/>
                  <w:sz w:val="24"/>
                </w:rPr>
                <w:t>la hauteur maximum mesurée à l’égout principal</w:t>
              </w:r>
            </w:ins>
          </w:p>
        </w:tc>
        <w:tc>
          <w:tcPr>
            <w:tcW w:w="1964" w:type="dxa"/>
          </w:tcPr>
          <w:p w:rsidR="00294020" w:rsidRPr="007E0F23" w:rsidRDefault="00EA095A">
            <w:pPr>
              <w:pStyle w:val="Corpsdetexte"/>
              <w:rPr>
                <w:rFonts w:ascii="Arial" w:hAnsi="Arial" w:cs="Arial"/>
                <w:color w:val="000000" w:themeColor="text1"/>
                <w:sz w:val="24"/>
              </w:rPr>
            </w:pPr>
            <w:proofErr w:type="spellStart"/>
            <w:r w:rsidRPr="007E0F23">
              <w:rPr>
                <w:rFonts w:ascii="Arial" w:hAnsi="Arial" w:cs="Arial"/>
                <w:color w:val="000000" w:themeColor="text1"/>
              </w:rPr>
              <w:t>CharacterString</w:t>
            </w:r>
            <w:proofErr w:type="spellEnd"/>
          </w:p>
        </w:tc>
        <w:tc>
          <w:tcPr>
            <w:tcW w:w="2062" w:type="dxa"/>
          </w:tcPr>
          <w:p w:rsidR="00294020" w:rsidRPr="007E0F23" w:rsidRDefault="006A7810">
            <w:pPr>
              <w:pStyle w:val="Contenudetableau"/>
              <w:rPr>
                <w:rFonts w:ascii="Arial" w:hAnsi="Arial" w:cs="Arial"/>
                <w:color w:val="000000" w:themeColor="text1"/>
              </w:rPr>
            </w:pPr>
            <w:ins w:id="807" w:author="Alison Lenain" w:date="2024-02-08T17:56:00Z">
              <w:r>
                <w:rPr>
                  <w:rFonts w:ascii="Arial" w:hAnsi="Arial" w:cs="Arial"/>
                  <w:color w:val="000000" w:themeColor="text1"/>
                  <w:szCs w:val="22"/>
                </w:rPr>
                <w:t>Obligatoire (Valeur vide interdite, valeur unique : 1-1)</w:t>
              </w:r>
            </w:ins>
          </w:p>
        </w:tc>
      </w:tr>
      <w:tr w:rsidR="00294020" w:rsidRPr="007E0F23">
        <w:tc>
          <w:tcPr>
            <w:tcW w:w="1932" w:type="dxa"/>
          </w:tcPr>
          <w:p w:rsidR="00294020" w:rsidRPr="007E0F23" w:rsidRDefault="00EA095A">
            <w:pPr>
              <w:pStyle w:val="Corpsdetexte"/>
              <w:rPr>
                <w:rFonts w:ascii="Arial" w:hAnsi="Arial" w:cs="Arial"/>
                <w:color w:val="000000" w:themeColor="text1"/>
                <w:sz w:val="24"/>
              </w:rPr>
            </w:pPr>
            <w:r w:rsidRPr="007E0F23">
              <w:rPr>
                <w:rFonts w:ascii="Arial" w:hAnsi="Arial" w:cs="Arial"/>
                <w:color w:val="000000" w:themeColor="text1"/>
                <w:sz w:val="24"/>
              </w:rPr>
              <w:t>type</w:t>
            </w:r>
          </w:p>
        </w:tc>
        <w:tc>
          <w:tcPr>
            <w:tcW w:w="1953" w:type="dxa"/>
          </w:tcPr>
          <w:p w:rsidR="00294020" w:rsidRPr="007E0F23" w:rsidRDefault="00EA095A">
            <w:pPr>
              <w:pStyle w:val="Contenudetableau"/>
              <w:jc w:val="both"/>
              <w:rPr>
                <w:rFonts w:ascii="Arial" w:hAnsi="Arial" w:cs="Arial"/>
                <w:color w:val="000000" w:themeColor="text1"/>
              </w:rPr>
            </w:pPr>
            <w:r w:rsidRPr="007E0F23">
              <w:rPr>
                <w:rFonts w:ascii="Arial" w:hAnsi="Arial" w:cs="Arial"/>
                <w:color w:val="000000" w:themeColor="text1"/>
                <w:sz w:val="24"/>
              </w:rPr>
              <w:t>Catégorie de la contrainte unitaire s’appliquant.</w:t>
            </w:r>
          </w:p>
        </w:tc>
        <w:tc>
          <w:tcPr>
            <w:tcW w:w="1943" w:type="dxa"/>
          </w:tcPr>
          <w:p w:rsidR="00294020" w:rsidRPr="007E0F23" w:rsidRDefault="00D47221" w:rsidP="006A7810">
            <w:pPr>
              <w:pStyle w:val="Corpsdetexte"/>
              <w:rPr>
                <w:rFonts w:ascii="Arial" w:hAnsi="Arial" w:cs="Arial"/>
                <w:color w:val="000000" w:themeColor="text1"/>
                <w:sz w:val="24"/>
              </w:rPr>
            </w:pPr>
            <w:del w:id="808" w:author="Alison Lenain" w:date="2024-02-08T17:59:00Z">
              <w:r w:rsidRPr="007E0F23" w:rsidDel="006A7810">
                <w:rPr>
                  <w:rFonts w:ascii="Arial" w:hAnsi="Arial" w:cs="Arial"/>
                  <w:color w:val="000000" w:themeColor="text1"/>
                  <w:sz w:val="24"/>
                </w:rPr>
                <w:delText>1-1</w:delText>
              </w:r>
            </w:del>
            <w:ins w:id="809" w:author="Alison Lenain" w:date="2024-02-08T17:59:00Z">
              <w:r w:rsidR="006A7810" w:rsidRPr="007E0F23">
                <w:rPr>
                  <w:rFonts w:ascii="Arial" w:hAnsi="Arial" w:cs="Arial"/>
                  <w:color w:val="000000" w:themeColor="text1"/>
                  <w:sz w:val="24"/>
                  <w:u w:val="single"/>
                </w:rPr>
                <w:t xml:space="preserve"> </w:t>
              </w:r>
              <w:r w:rsidR="006A7810" w:rsidRPr="007E0F23">
                <w:rPr>
                  <w:rFonts w:ascii="Arial" w:hAnsi="Arial" w:cs="Arial"/>
                  <w:color w:val="000000" w:themeColor="text1"/>
                  <w:sz w:val="24"/>
                </w:rPr>
                <w:t xml:space="preserve">Hauteur, </w:t>
              </w:r>
              <w:proofErr w:type="spellStart"/>
              <w:r w:rsidR="006A7810" w:rsidRPr="007E0F23">
                <w:rPr>
                  <w:rFonts w:ascii="Arial" w:hAnsi="Arial" w:cs="Arial"/>
                  <w:color w:val="000000" w:themeColor="text1"/>
                  <w:sz w:val="24"/>
                </w:rPr>
                <w:t>CoefficientBiotope</w:t>
              </w:r>
              <w:proofErr w:type="spellEnd"/>
              <w:r w:rsidR="006A7810" w:rsidRPr="007E0F23">
                <w:rPr>
                  <w:rFonts w:ascii="Arial" w:hAnsi="Arial" w:cs="Arial"/>
                  <w:color w:val="000000" w:themeColor="text1"/>
                  <w:sz w:val="24"/>
                </w:rPr>
                <w:t xml:space="preserve">, </w:t>
              </w:r>
              <w:proofErr w:type="spellStart"/>
              <w:r w:rsidR="006A7810" w:rsidRPr="007E0F23">
                <w:rPr>
                  <w:rFonts w:ascii="Arial" w:hAnsi="Arial" w:cs="Arial"/>
                  <w:color w:val="000000" w:themeColor="text1"/>
                  <w:sz w:val="24"/>
                </w:rPr>
                <w:t>RetraitAlignement</w:t>
              </w:r>
              <w:proofErr w:type="spellEnd"/>
              <w:r w:rsidR="006A7810" w:rsidRPr="007E0F23">
                <w:rPr>
                  <w:rFonts w:ascii="Arial" w:hAnsi="Arial" w:cs="Arial"/>
                  <w:color w:val="000000" w:themeColor="text1"/>
                  <w:sz w:val="24"/>
                </w:rPr>
                <w:t>, CES, Interdiction, Autorisation</w:t>
              </w:r>
            </w:ins>
          </w:p>
        </w:tc>
        <w:tc>
          <w:tcPr>
            <w:tcW w:w="1964" w:type="dxa"/>
          </w:tcPr>
          <w:p w:rsidR="00294020" w:rsidRPr="007E0F23" w:rsidRDefault="00EA095A">
            <w:pPr>
              <w:pStyle w:val="Corpsdetexte"/>
              <w:rPr>
                <w:rFonts w:ascii="Arial" w:hAnsi="Arial" w:cs="Arial"/>
                <w:color w:val="000000" w:themeColor="text1"/>
              </w:rPr>
            </w:pPr>
            <w:proofErr w:type="spellStart"/>
            <w:r w:rsidRPr="007E0F23">
              <w:rPr>
                <w:rFonts w:ascii="Arial" w:hAnsi="Arial" w:cs="Arial"/>
                <w:color w:val="000000" w:themeColor="text1"/>
              </w:rPr>
              <w:t>CharacterString</w:t>
            </w:r>
            <w:proofErr w:type="spellEnd"/>
          </w:p>
        </w:tc>
        <w:tc>
          <w:tcPr>
            <w:tcW w:w="2062" w:type="dxa"/>
          </w:tcPr>
          <w:p w:rsidR="00294020" w:rsidRPr="007E0F23" w:rsidRDefault="001F2E5B">
            <w:pPr>
              <w:pStyle w:val="Contenudetableau"/>
              <w:rPr>
                <w:rFonts w:ascii="Arial" w:hAnsi="Arial" w:cs="Arial"/>
                <w:color w:val="000000" w:themeColor="text1"/>
              </w:rPr>
            </w:pPr>
            <w:ins w:id="810" w:author="Alison Lenain" w:date="2024-02-08T18:00:00Z">
              <w:r>
                <w:rPr>
                  <w:rFonts w:ascii="Arial" w:hAnsi="Arial" w:cs="Arial"/>
                  <w:color w:val="000000" w:themeColor="text1"/>
                  <w:szCs w:val="22"/>
                </w:rPr>
                <w:t>Obligatoire (Valeur vide interdite, valeur unique : 1-1)</w:t>
              </w:r>
            </w:ins>
          </w:p>
        </w:tc>
      </w:tr>
      <w:tr w:rsidR="00D47221" w:rsidRPr="007E0F23" w:rsidTr="00D47221">
        <w:tc>
          <w:tcPr>
            <w:tcW w:w="1932" w:type="dxa"/>
            <w:tcBorders>
              <w:top w:val="nil"/>
            </w:tcBorders>
            <w:shd w:val="clear" w:color="auto" w:fill="auto"/>
          </w:tcPr>
          <w:p w:rsidR="00D47221" w:rsidRPr="007E0F23" w:rsidRDefault="00D47221">
            <w:pPr>
              <w:pStyle w:val="Corpsdetexte"/>
              <w:rPr>
                <w:rFonts w:ascii="Arial" w:hAnsi="Arial" w:cs="Arial"/>
                <w:color w:val="000000" w:themeColor="text1"/>
                <w:sz w:val="24"/>
              </w:rPr>
            </w:pPr>
            <w:r w:rsidRPr="007E0F23">
              <w:rPr>
                <w:rFonts w:ascii="Arial" w:hAnsi="Arial" w:cs="Arial"/>
                <w:color w:val="000000" w:themeColor="text1"/>
                <w:sz w:val="24"/>
              </w:rPr>
              <w:t>‍commentaire</w:t>
            </w:r>
          </w:p>
        </w:tc>
        <w:tc>
          <w:tcPr>
            <w:tcW w:w="1953" w:type="dxa"/>
            <w:tcBorders>
              <w:top w:val="nil"/>
            </w:tcBorders>
            <w:shd w:val="clear" w:color="auto" w:fill="auto"/>
          </w:tcPr>
          <w:p w:rsidR="00D47221" w:rsidRPr="007E0F23" w:rsidRDefault="00D47221" w:rsidP="001F2E5B">
            <w:pPr>
              <w:pStyle w:val="Contenudetableau"/>
              <w:jc w:val="both"/>
              <w:rPr>
                <w:rFonts w:ascii="Arial" w:hAnsi="Arial" w:cs="Arial"/>
                <w:color w:val="000000" w:themeColor="text1"/>
                <w:szCs w:val="22"/>
              </w:rPr>
            </w:pPr>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w:t>
            </w:r>
            <w:proofErr w:type="spellStart"/>
            <w:r w:rsidR="001F2E5B">
              <w:rPr>
                <w:rFonts w:ascii="Arial" w:hAnsi="Arial" w:cs="Arial"/>
                <w:color w:val="000000" w:themeColor="text1"/>
              </w:rPr>
              <w:t>contraines</w:t>
            </w:r>
            <w:proofErr w:type="spellEnd"/>
            <w:r w:rsidR="001F2E5B" w:rsidRPr="007E0F23">
              <w:rPr>
                <w:rFonts w:ascii="Arial" w:hAnsi="Arial" w:cs="Arial"/>
                <w:color w:val="000000" w:themeColor="text1"/>
              </w:rPr>
              <w:t xml:space="preserve"> </w:t>
            </w:r>
            <w:r w:rsidRPr="007E0F23">
              <w:rPr>
                <w:rFonts w:ascii="Arial" w:hAnsi="Arial" w:cs="Arial"/>
                <w:color w:val="000000" w:themeColor="text1"/>
              </w:rPr>
              <w:t>décrites</w:t>
            </w:r>
          </w:p>
        </w:tc>
        <w:tc>
          <w:tcPr>
            <w:tcW w:w="1943" w:type="dxa"/>
            <w:tcBorders>
              <w:top w:val="nil"/>
            </w:tcBorders>
            <w:shd w:val="clear" w:color="auto" w:fill="auto"/>
          </w:tcPr>
          <w:p w:rsidR="00D47221" w:rsidRPr="007E0F23" w:rsidRDefault="00D47221" w:rsidP="00804364">
            <w:pPr>
              <w:pStyle w:val="Corpsdetexte"/>
              <w:rPr>
                <w:rFonts w:ascii="Arial" w:hAnsi="Arial" w:cs="Arial"/>
                <w:color w:val="000000" w:themeColor="text1"/>
                <w:szCs w:val="22"/>
              </w:rPr>
            </w:pPr>
          </w:p>
        </w:tc>
        <w:tc>
          <w:tcPr>
            <w:tcW w:w="1964" w:type="dxa"/>
            <w:tcBorders>
              <w:top w:val="nil"/>
            </w:tcBorders>
            <w:shd w:val="clear" w:color="auto" w:fill="auto"/>
          </w:tcPr>
          <w:p w:rsidR="00D47221" w:rsidRPr="007E0F23" w:rsidRDefault="00D47221" w:rsidP="00804364">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CharacterString</w:t>
            </w:r>
            <w:proofErr w:type="spellEnd"/>
          </w:p>
        </w:tc>
        <w:tc>
          <w:tcPr>
            <w:tcW w:w="2062" w:type="dxa"/>
            <w:tcBorders>
              <w:top w:val="nil"/>
            </w:tcBorders>
            <w:shd w:val="clear" w:color="auto" w:fill="auto"/>
          </w:tcPr>
          <w:p w:rsidR="00D47221" w:rsidRPr="007E0F23" w:rsidRDefault="001F2E5B" w:rsidP="001F2E5B">
            <w:pPr>
              <w:pStyle w:val="Contenudetableau"/>
              <w:jc w:val="both"/>
              <w:rPr>
                <w:rFonts w:ascii="Arial" w:hAnsi="Arial" w:cs="Arial"/>
                <w:color w:val="000000" w:themeColor="text1"/>
                <w:szCs w:val="22"/>
              </w:rPr>
            </w:pPr>
            <w:ins w:id="811" w:author="Alison Lenain" w:date="2024-02-08T18:01: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bl>
    <w:p w:rsidR="00294020" w:rsidRPr="007E0F23" w:rsidRDefault="00294020">
      <w:pPr>
        <w:pStyle w:val="Titre3mod"/>
        <w:rPr>
          <w:rFonts w:ascii="Arial" w:hAnsi="Arial" w:cs="Arial"/>
          <w:color w:val="000000" w:themeColor="text1"/>
          <w:sz w:val="22"/>
        </w:rPr>
      </w:pPr>
    </w:p>
    <w:p w:rsidR="00294020" w:rsidRPr="007E0F23" w:rsidRDefault="00EA095A" w:rsidP="00867611">
      <w:pPr>
        <w:pStyle w:val="Titre3"/>
        <w:numPr>
          <w:ilvl w:val="2"/>
          <w:numId w:val="8"/>
        </w:numPr>
        <w:rPr>
          <w:rFonts w:ascii="Arial" w:hAnsi="Arial" w:cs="Arial"/>
          <w:color w:val="000000" w:themeColor="text1"/>
        </w:rPr>
      </w:pPr>
      <w:bookmarkStart w:id="812" w:name="_Toc158389286"/>
      <w:r w:rsidRPr="007E0F23">
        <w:rPr>
          <w:rFonts w:ascii="Arial" w:hAnsi="Arial" w:cs="Arial"/>
          <w:color w:val="000000" w:themeColor="text1"/>
        </w:rPr>
        <w:t xml:space="preserve">Classe </w:t>
      </w:r>
      <w:proofErr w:type="spellStart"/>
      <w:r w:rsidRPr="007E0F23">
        <w:rPr>
          <w:rFonts w:ascii="Arial" w:hAnsi="Arial" w:cs="Arial"/>
          <w:color w:val="000000" w:themeColor="text1"/>
        </w:rPr>
        <w:t>CoefficientBiotope</w:t>
      </w:r>
      <w:bookmarkEnd w:id="812"/>
      <w:proofErr w:type="spellEnd"/>
    </w:p>
    <w:p w:rsidR="00294020" w:rsidRPr="007E0F23" w:rsidRDefault="00294020">
      <w:pPr>
        <w:pStyle w:val="Titre3mod"/>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2436"/>
        <w:gridCol w:w="1813"/>
        <w:gridCol w:w="1814"/>
        <w:gridCol w:w="1915"/>
        <w:gridCol w:w="1876"/>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CoefficientBiotope</w:t>
            </w:r>
            <w:proofErr w:type="spellEnd"/>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Cette classe caractérise le coefficient Biotope.</w:t>
            </w:r>
          </w:p>
        </w:tc>
      </w:tr>
      <w:tr w:rsidR="00294020" w:rsidRPr="007E0F23">
        <w:tc>
          <w:tcPr>
            <w:tcW w:w="2436"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181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1814" w:type="dxa"/>
          </w:tcPr>
          <w:p w:rsidR="00294020" w:rsidRPr="007E0F23" w:rsidRDefault="00EA095A">
            <w:pPr>
              <w:pStyle w:val="Corpsdetexte"/>
              <w:rPr>
                <w:rFonts w:ascii="Arial" w:hAnsi="Arial" w:cs="Arial"/>
                <w:color w:val="000000" w:themeColor="text1"/>
                <w:szCs w:val="22"/>
              </w:rPr>
            </w:pPr>
            <w:del w:id="813" w:author="Alison Lenain" w:date="2024-02-09T16:02:00Z">
              <w:r w:rsidRPr="007E0F23" w:rsidDel="0090570D">
                <w:rPr>
                  <w:rFonts w:ascii="Arial" w:hAnsi="Arial" w:cs="Arial"/>
                  <w:color w:val="000000" w:themeColor="text1"/>
                  <w:szCs w:val="22"/>
                </w:rPr>
                <w:delText>Multiplicité</w:delText>
              </w:r>
            </w:del>
            <w:ins w:id="814" w:author="Alison Lenain" w:date="2024-02-09T16:02:00Z">
              <w:r w:rsidR="0090570D">
                <w:rPr>
                  <w:rFonts w:ascii="Arial" w:hAnsi="Arial" w:cs="Arial"/>
                  <w:color w:val="000000" w:themeColor="text1"/>
                  <w:szCs w:val="22"/>
                </w:rPr>
                <w:t>Exem</w:t>
              </w:r>
              <w:r w:rsidR="0090570D">
                <w:rPr>
                  <w:rFonts w:ascii="Arial" w:hAnsi="Arial" w:cs="Arial"/>
                  <w:color w:val="000000" w:themeColor="text1"/>
                  <w:szCs w:val="22"/>
                </w:rPr>
                <w:lastRenderedPageBreak/>
                <w:t>ples</w:t>
              </w:r>
            </w:ins>
          </w:p>
        </w:tc>
        <w:tc>
          <w:tcPr>
            <w:tcW w:w="191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lastRenderedPageBreak/>
              <w:t>Type</w:t>
            </w:r>
          </w:p>
        </w:tc>
        <w:tc>
          <w:tcPr>
            <w:tcW w:w="1876"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Contraintes sur </w:t>
            </w:r>
            <w:r w:rsidRPr="007E0F23">
              <w:rPr>
                <w:rFonts w:ascii="Arial" w:hAnsi="Arial" w:cs="Arial"/>
                <w:color w:val="000000" w:themeColor="text1"/>
                <w:szCs w:val="22"/>
              </w:rPr>
              <w:lastRenderedPageBreak/>
              <w:t>l’attribut</w:t>
            </w:r>
          </w:p>
        </w:tc>
      </w:tr>
      <w:tr w:rsidR="007910F3" w:rsidRPr="007E0F23">
        <w:trPr>
          <w:ins w:id="815" w:author="Alison Lenain" w:date="2024-02-09T15:57:00Z"/>
        </w:trPr>
        <w:tc>
          <w:tcPr>
            <w:tcW w:w="2436" w:type="dxa"/>
          </w:tcPr>
          <w:p w:rsidR="007910F3" w:rsidRPr="007E0F23" w:rsidRDefault="007910F3">
            <w:pPr>
              <w:pStyle w:val="Corpsdetexte"/>
              <w:rPr>
                <w:ins w:id="816" w:author="Alison Lenain" w:date="2024-02-09T15:57:00Z"/>
                <w:rFonts w:ascii="Arial" w:hAnsi="Arial" w:cs="Arial"/>
                <w:color w:val="000000" w:themeColor="text1"/>
                <w:szCs w:val="22"/>
              </w:rPr>
            </w:pPr>
            <w:ins w:id="817" w:author="Alison Lenain" w:date="2024-02-09T15:57:00Z">
              <w:r w:rsidRPr="007E0F23">
                <w:rPr>
                  <w:rFonts w:ascii="Arial" w:hAnsi="Arial" w:cs="Arial"/>
                  <w:color w:val="000000" w:themeColor="text1"/>
                  <w:szCs w:val="22"/>
                </w:rPr>
                <w:lastRenderedPageBreak/>
                <w:t>ID</w:t>
              </w:r>
            </w:ins>
          </w:p>
        </w:tc>
        <w:tc>
          <w:tcPr>
            <w:tcW w:w="1813" w:type="dxa"/>
          </w:tcPr>
          <w:p w:rsidR="007910F3" w:rsidRPr="007E0F23" w:rsidRDefault="007910F3">
            <w:pPr>
              <w:pStyle w:val="Corpsdetexte"/>
              <w:rPr>
                <w:ins w:id="818" w:author="Alison Lenain" w:date="2024-02-09T15:57:00Z"/>
                <w:rFonts w:ascii="Arial" w:hAnsi="Arial" w:cs="Arial"/>
                <w:color w:val="000000" w:themeColor="text1"/>
                <w:szCs w:val="22"/>
              </w:rPr>
            </w:pPr>
            <w:ins w:id="819" w:author="Alison Lenain" w:date="2024-02-09T15:57:00Z">
              <w:r w:rsidRPr="007E0F23">
                <w:rPr>
                  <w:rFonts w:ascii="Arial" w:hAnsi="Arial" w:cs="Arial"/>
                  <w:color w:val="000000" w:themeColor="text1"/>
                  <w:szCs w:val="22"/>
                </w:rPr>
                <w:t>Identifiant unique de la contrainte unitaire s’appliquant.</w:t>
              </w:r>
            </w:ins>
          </w:p>
        </w:tc>
        <w:tc>
          <w:tcPr>
            <w:tcW w:w="1814" w:type="dxa"/>
          </w:tcPr>
          <w:p w:rsidR="0090570D" w:rsidRPr="007E0F23" w:rsidRDefault="0090570D">
            <w:pPr>
              <w:pStyle w:val="Corpsdetexte"/>
              <w:rPr>
                <w:ins w:id="820" w:author="Alison Lenain" w:date="2024-02-09T15:57:00Z"/>
                <w:rFonts w:ascii="Arial" w:hAnsi="Arial" w:cs="Arial"/>
                <w:color w:val="000000" w:themeColor="text1"/>
                <w:szCs w:val="22"/>
              </w:rPr>
            </w:pPr>
            <w:ins w:id="821" w:author="Alison Lenain" w:date="2024-02-09T16:02:00Z">
              <w:r w:rsidRPr="0090570D">
                <w:rPr>
                  <w:rFonts w:ascii="Arial" w:hAnsi="Arial" w:cs="Arial"/>
                  <w:color w:val="000000" w:themeColor="text1"/>
                  <w:szCs w:val="22"/>
                </w:rPr>
                <w:t>44712_PLU_20041103/reglement/UE/UE2/contenu02/regle01/ctu02/coefficientbiotope01</w:t>
              </w:r>
            </w:ins>
          </w:p>
        </w:tc>
        <w:tc>
          <w:tcPr>
            <w:tcW w:w="1915" w:type="dxa"/>
          </w:tcPr>
          <w:p w:rsidR="007910F3" w:rsidRPr="007E0F23" w:rsidRDefault="007910F3">
            <w:pPr>
              <w:pStyle w:val="Corpsdetexte"/>
              <w:rPr>
                <w:ins w:id="822" w:author="Alison Lenain" w:date="2024-02-09T15:57:00Z"/>
                <w:rFonts w:ascii="Arial" w:hAnsi="Arial" w:cs="Arial"/>
                <w:color w:val="000000" w:themeColor="text1"/>
                <w:szCs w:val="22"/>
              </w:rPr>
            </w:pPr>
            <w:ins w:id="823" w:author="Alison Lenain" w:date="2024-02-09T15:57:00Z">
              <w:r w:rsidRPr="007E0F23">
                <w:rPr>
                  <w:rFonts w:ascii="Arial" w:hAnsi="Arial" w:cs="Arial"/>
                  <w:color w:val="000000" w:themeColor="text1"/>
                  <w:szCs w:val="22"/>
                </w:rPr>
                <w:t>URI</w:t>
              </w:r>
            </w:ins>
          </w:p>
        </w:tc>
        <w:tc>
          <w:tcPr>
            <w:tcW w:w="1876" w:type="dxa"/>
          </w:tcPr>
          <w:p w:rsidR="007910F3" w:rsidRPr="007E0F23" w:rsidRDefault="007910F3">
            <w:pPr>
              <w:pStyle w:val="Corpsdetexte"/>
              <w:rPr>
                <w:ins w:id="824" w:author="Alison Lenain" w:date="2024-02-09T15:57:00Z"/>
                <w:rFonts w:ascii="Arial" w:hAnsi="Arial" w:cs="Arial"/>
                <w:color w:val="000000" w:themeColor="text1"/>
                <w:szCs w:val="22"/>
              </w:rPr>
            </w:pPr>
            <w:ins w:id="825" w:author="Alison Lenain" w:date="2024-02-09T15:57:00Z">
              <w:r>
                <w:rPr>
                  <w:rFonts w:ascii="Arial" w:hAnsi="Arial" w:cs="Arial"/>
                  <w:color w:val="000000" w:themeColor="text1"/>
                  <w:szCs w:val="22"/>
                </w:rPr>
                <w:t>Obligatoire (Valeur vide interdite, valeur unique : 1-1)</w:t>
              </w:r>
            </w:ins>
          </w:p>
        </w:tc>
      </w:tr>
      <w:tr w:rsidR="007910F3" w:rsidRPr="007E0F23">
        <w:trPr>
          <w:ins w:id="826" w:author="Alison Lenain" w:date="2024-02-09T15:57:00Z"/>
        </w:trPr>
        <w:tc>
          <w:tcPr>
            <w:tcW w:w="2436" w:type="dxa"/>
          </w:tcPr>
          <w:p w:rsidR="007910F3" w:rsidRPr="007E0F23" w:rsidRDefault="007910F3">
            <w:pPr>
              <w:pStyle w:val="Corpsdetexte"/>
              <w:rPr>
                <w:ins w:id="827" w:author="Alison Lenain" w:date="2024-02-09T15:57:00Z"/>
                <w:rFonts w:ascii="Arial" w:hAnsi="Arial" w:cs="Arial"/>
                <w:color w:val="000000" w:themeColor="text1"/>
                <w:szCs w:val="22"/>
              </w:rPr>
            </w:pPr>
            <w:commentRangeStart w:id="828"/>
            <w:ins w:id="829" w:author="Alison Lenain" w:date="2024-02-09T15:57:00Z">
              <w:r w:rsidRPr="007E0F23">
                <w:rPr>
                  <w:rFonts w:ascii="Arial" w:hAnsi="Arial" w:cs="Arial"/>
                  <w:color w:val="000000" w:themeColor="text1"/>
                  <w:sz w:val="24"/>
                </w:rPr>
                <w:t>nom</w:t>
              </w:r>
            </w:ins>
            <w:commentRangeEnd w:id="828"/>
            <w:ins w:id="830" w:author="Alison Lenain" w:date="2024-02-09T16:02:00Z">
              <w:r w:rsidR="0090570D">
                <w:rPr>
                  <w:rStyle w:val="Marquedecommentaire"/>
                  <w:rFonts w:ascii="Times New Roman" w:hAnsi="Times New Roman"/>
                </w:rPr>
                <w:commentReference w:id="828"/>
              </w:r>
            </w:ins>
          </w:p>
        </w:tc>
        <w:tc>
          <w:tcPr>
            <w:tcW w:w="1813" w:type="dxa"/>
          </w:tcPr>
          <w:p w:rsidR="007910F3" w:rsidRPr="007E0F23" w:rsidRDefault="007910F3">
            <w:pPr>
              <w:pStyle w:val="Corpsdetexte"/>
              <w:rPr>
                <w:ins w:id="831" w:author="Alison Lenain" w:date="2024-02-09T15:57:00Z"/>
                <w:rFonts w:ascii="Arial" w:hAnsi="Arial" w:cs="Arial"/>
                <w:color w:val="000000" w:themeColor="text1"/>
                <w:szCs w:val="22"/>
              </w:rPr>
            </w:pPr>
            <w:ins w:id="832" w:author="Alison Lenain" w:date="2024-02-09T15:57:00Z">
              <w:r w:rsidRPr="007E0F23">
                <w:rPr>
                  <w:rFonts w:ascii="Arial" w:hAnsi="Arial" w:cs="Arial"/>
                  <w:color w:val="000000" w:themeColor="text1"/>
                </w:rPr>
                <w:t>Nom de la contrainte unitaire s’appliquant.</w:t>
              </w:r>
            </w:ins>
          </w:p>
        </w:tc>
        <w:tc>
          <w:tcPr>
            <w:tcW w:w="1814" w:type="dxa"/>
          </w:tcPr>
          <w:p w:rsidR="007910F3" w:rsidRPr="007E0F23" w:rsidRDefault="007910F3" w:rsidP="0090570D">
            <w:pPr>
              <w:pStyle w:val="Corpsdetexte"/>
              <w:rPr>
                <w:ins w:id="833" w:author="Alison Lenain" w:date="2024-02-09T15:57:00Z"/>
                <w:rFonts w:ascii="Arial" w:hAnsi="Arial" w:cs="Arial"/>
                <w:color w:val="000000" w:themeColor="text1"/>
                <w:szCs w:val="22"/>
              </w:rPr>
            </w:pPr>
            <w:ins w:id="834" w:author="Alison Lenain" w:date="2024-02-09T15:57:00Z">
              <w:r>
                <w:t xml:space="preserve"> </w:t>
              </w:r>
            </w:ins>
            <w:proofErr w:type="spellStart"/>
            <w:ins w:id="835" w:author="Alison Lenain" w:date="2024-02-09T16:03:00Z">
              <w:r w:rsidR="0090570D">
                <w:t>CoefficicientBiotope</w:t>
              </w:r>
            </w:ins>
            <w:proofErr w:type="spellEnd"/>
          </w:p>
        </w:tc>
        <w:tc>
          <w:tcPr>
            <w:tcW w:w="1915" w:type="dxa"/>
          </w:tcPr>
          <w:p w:rsidR="007910F3" w:rsidRPr="007E0F23" w:rsidRDefault="007910F3">
            <w:pPr>
              <w:pStyle w:val="Corpsdetexte"/>
              <w:rPr>
                <w:ins w:id="836" w:author="Alison Lenain" w:date="2024-02-09T15:57:00Z"/>
                <w:rFonts w:ascii="Arial" w:hAnsi="Arial" w:cs="Arial"/>
                <w:color w:val="000000" w:themeColor="text1"/>
                <w:szCs w:val="22"/>
              </w:rPr>
            </w:pPr>
            <w:proofErr w:type="spellStart"/>
            <w:ins w:id="837" w:author="Alison Lenain" w:date="2024-02-09T15:57:00Z">
              <w:r w:rsidRPr="007E0F23">
                <w:rPr>
                  <w:rFonts w:ascii="Arial" w:hAnsi="Arial" w:cs="Arial"/>
                  <w:color w:val="000000" w:themeColor="text1"/>
                </w:rPr>
                <w:t>CharacterString</w:t>
              </w:r>
              <w:proofErr w:type="spellEnd"/>
            </w:ins>
          </w:p>
        </w:tc>
        <w:tc>
          <w:tcPr>
            <w:tcW w:w="1876" w:type="dxa"/>
          </w:tcPr>
          <w:p w:rsidR="007910F3" w:rsidRPr="007E0F23" w:rsidRDefault="007910F3">
            <w:pPr>
              <w:pStyle w:val="Corpsdetexte"/>
              <w:rPr>
                <w:ins w:id="838" w:author="Alison Lenain" w:date="2024-02-09T15:57:00Z"/>
                <w:rFonts w:ascii="Arial" w:hAnsi="Arial" w:cs="Arial"/>
                <w:color w:val="000000" w:themeColor="text1"/>
                <w:szCs w:val="22"/>
              </w:rPr>
            </w:pPr>
            <w:ins w:id="839" w:author="Alison Lenain" w:date="2024-02-09T15:57:00Z">
              <w:r>
                <w:rPr>
                  <w:rFonts w:ascii="Arial" w:hAnsi="Arial" w:cs="Arial"/>
                  <w:color w:val="000000" w:themeColor="text1"/>
                  <w:szCs w:val="22"/>
                </w:rPr>
                <w:t>Obligatoire (Valeur vide interdite, valeur unique : 1-1)</w:t>
              </w:r>
            </w:ins>
          </w:p>
        </w:tc>
      </w:tr>
      <w:tr w:rsidR="007910F3" w:rsidRPr="007E0F23">
        <w:trPr>
          <w:ins w:id="840" w:author="Alison Lenain" w:date="2024-02-09T15:57:00Z"/>
        </w:trPr>
        <w:tc>
          <w:tcPr>
            <w:tcW w:w="2436" w:type="dxa"/>
          </w:tcPr>
          <w:p w:rsidR="007910F3" w:rsidRPr="007E0F23" w:rsidRDefault="007910F3">
            <w:pPr>
              <w:pStyle w:val="Corpsdetexte"/>
              <w:rPr>
                <w:ins w:id="841" w:author="Alison Lenain" w:date="2024-02-09T15:57:00Z"/>
                <w:rFonts w:ascii="Arial" w:hAnsi="Arial" w:cs="Arial"/>
                <w:color w:val="000000" w:themeColor="text1"/>
                <w:szCs w:val="22"/>
              </w:rPr>
            </w:pPr>
            <w:ins w:id="842" w:author="Alison Lenain" w:date="2024-02-09T15:57:00Z">
              <w:r w:rsidRPr="007E0F23">
                <w:rPr>
                  <w:rFonts w:ascii="Arial" w:hAnsi="Arial" w:cs="Arial"/>
                  <w:color w:val="000000" w:themeColor="text1"/>
                  <w:sz w:val="24"/>
                </w:rPr>
                <w:t>type</w:t>
              </w:r>
            </w:ins>
          </w:p>
        </w:tc>
        <w:tc>
          <w:tcPr>
            <w:tcW w:w="1813" w:type="dxa"/>
          </w:tcPr>
          <w:p w:rsidR="007910F3" w:rsidRPr="007E0F23" w:rsidRDefault="007910F3">
            <w:pPr>
              <w:pStyle w:val="Corpsdetexte"/>
              <w:rPr>
                <w:ins w:id="843" w:author="Alison Lenain" w:date="2024-02-09T15:57:00Z"/>
                <w:rFonts w:ascii="Arial" w:hAnsi="Arial" w:cs="Arial"/>
                <w:color w:val="000000" w:themeColor="text1"/>
                <w:szCs w:val="22"/>
              </w:rPr>
            </w:pPr>
            <w:ins w:id="844" w:author="Alison Lenain" w:date="2024-02-09T15:57:00Z">
              <w:r w:rsidRPr="007E0F23">
                <w:rPr>
                  <w:rFonts w:ascii="Arial" w:hAnsi="Arial" w:cs="Arial"/>
                  <w:color w:val="000000" w:themeColor="text1"/>
                  <w:sz w:val="24"/>
                </w:rPr>
                <w:t>Catégorie de la contrainte unitaire s’appliquant.</w:t>
              </w:r>
            </w:ins>
          </w:p>
        </w:tc>
        <w:tc>
          <w:tcPr>
            <w:tcW w:w="1814" w:type="dxa"/>
          </w:tcPr>
          <w:p w:rsidR="007910F3" w:rsidRPr="007E0F23" w:rsidRDefault="0090570D">
            <w:pPr>
              <w:pStyle w:val="Corpsdetexte"/>
              <w:rPr>
                <w:ins w:id="845" w:author="Alison Lenain" w:date="2024-02-09T15:57:00Z"/>
                <w:rFonts w:ascii="Arial" w:hAnsi="Arial" w:cs="Arial"/>
                <w:color w:val="000000" w:themeColor="text1"/>
                <w:szCs w:val="22"/>
              </w:rPr>
            </w:pPr>
            <w:proofErr w:type="spellStart"/>
            <w:ins w:id="846" w:author="Alison Lenain" w:date="2024-02-09T16:03:00Z">
              <w:r>
                <w:rPr>
                  <w:rFonts w:ascii="Arial" w:hAnsi="Arial" w:cs="Arial"/>
                  <w:color w:val="000000" w:themeColor="text1"/>
                  <w:szCs w:val="22"/>
                </w:rPr>
                <w:t>coeffParking</w:t>
              </w:r>
              <w:proofErr w:type="spellEnd"/>
              <w:r>
                <w:rPr>
                  <w:rFonts w:ascii="Arial" w:hAnsi="Arial" w:cs="Arial"/>
                  <w:color w:val="000000" w:themeColor="text1"/>
                  <w:szCs w:val="22"/>
                </w:rPr>
                <w:t xml:space="preserve">, </w:t>
              </w:r>
              <w:proofErr w:type="spellStart"/>
              <w:r>
                <w:rPr>
                  <w:rFonts w:ascii="Arial" w:hAnsi="Arial" w:cs="Arial"/>
                  <w:color w:val="000000" w:themeColor="text1"/>
                  <w:szCs w:val="22"/>
                </w:rPr>
                <w:t>coeff</w:t>
              </w:r>
            </w:ins>
            <w:ins w:id="847" w:author="Alison Lenain" w:date="2024-02-09T16:04:00Z">
              <w:r>
                <w:rPr>
                  <w:rFonts w:ascii="Arial" w:hAnsi="Arial" w:cs="Arial"/>
                  <w:color w:val="000000" w:themeColor="text1"/>
                  <w:szCs w:val="22"/>
                </w:rPr>
                <w:t>ToitVegetal</w:t>
              </w:r>
              <w:proofErr w:type="spellEnd"/>
              <w:r>
                <w:rPr>
                  <w:rFonts w:ascii="Arial" w:hAnsi="Arial" w:cs="Arial"/>
                  <w:color w:val="000000" w:themeColor="text1"/>
                  <w:szCs w:val="22"/>
                </w:rPr>
                <w:t xml:space="preserve">, </w:t>
              </w:r>
              <w:proofErr w:type="spellStart"/>
              <w:proofErr w:type="gramStart"/>
              <w:r w:rsidRPr="007E0F23">
                <w:rPr>
                  <w:rFonts w:ascii="Arial" w:hAnsi="Arial" w:cs="Arial"/>
                  <w:color w:val="000000" w:themeColor="text1"/>
                  <w:sz w:val="24"/>
                  <w:szCs w:val="22"/>
                </w:rPr>
                <w:t>coeffEspaceVegetalise</w:t>
              </w:r>
              <w:proofErr w:type="spellEnd"/>
              <w:r>
                <w:rPr>
                  <w:rFonts w:ascii="Arial" w:hAnsi="Arial" w:cs="Arial"/>
                  <w:color w:val="000000" w:themeColor="text1"/>
                  <w:sz w:val="24"/>
                  <w:szCs w:val="22"/>
                </w:rPr>
                <w:t xml:space="preserve"> ,</w:t>
              </w:r>
              <w:proofErr w:type="gramEnd"/>
              <w:r>
                <w:rPr>
                  <w:rFonts w:ascii="Arial" w:hAnsi="Arial" w:cs="Arial"/>
                  <w:color w:val="000000" w:themeColor="text1"/>
                  <w:sz w:val="24"/>
                  <w:szCs w:val="22"/>
                </w:rPr>
                <w:t xml:space="preserve"> </w:t>
              </w:r>
              <w:proofErr w:type="spellStart"/>
              <w:r w:rsidRPr="007E0F23">
                <w:rPr>
                  <w:rFonts w:ascii="Arial" w:hAnsi="Arial" w:cs="Arial"/>
                  <w:color w:val="000000" w:themeColor="text1"/>
                  <w:sz w:val="24"/>
                  <w:szCs w:val="22"/>
                </w:rPr>
                <w:t>coeffPleineTerre</w:t>
              </w:r>
            </w:ins>
            <w:proofErr w:type="spellEnd"/>
          </w:p>
        </w:tc>
        <w:tc>
          <w:tcPr>
            <w:tcW w:w="1915" w:type="dxa"/>
          </w:tcPr>
          <w:p w:rsidR="007910F3" w:rsidRPr="007E0F23" w:rsidRDefault="007910F3">
            <w:pPr>
              <w:pStyle w:val="Corpsdetexte"/>
              <w:rPr>
                <w:ins w:id="848" w:author="Alison Lenain" w:date="2024-02-09T15:57:00Z"/>
                <w:rFonts w:ascii="Arial" w:hAnsi="Arial" w:cs="Arial"/>
                <w:color w:val="000000" w:themeColor="text1"/>
                <w:szCs w:val="22"/>
              </w:rPr>
            </w:pPr>
            <w:proofErr w:type="spellStart"/>
            <w:ins w:id="849" w:author="Alison Lenain" w:date="2024-02-09T15:57:00Z">
              <w:r w:rsidRPr="007E0F23">
                <w:rPr>
                  <w:rFonts w:ascii="Arial" w:hAnsi="Arial" w:cs="Arial"/>
                  <w:color w:val="000000" w:themeColor="text1"/>
                </w:rPr>
                <w:t>CharacterString</w:t>
              </w:r>
              <w:proofErr w:type="spellEnd"/>
            </w:ins>
          </w:p>
        </w:tc>
        <w:tc>
          <w:tcPr>
            <w:tcW w:w="1876" w:type="dxa"/>
          </w:tcPr>
          <w:p w:rsidR="007910F3" w:rsidRPr="007E0F23" w:rsidRDefault="007910F3">
            <w:pPr>
              <w:pStyle w:val="Corpsdetexte"/>
              <w:rPr>
                <w:ins w:id="850" w:author="Alison Lenain" w:date="2024-02-09T15:57:00Z"/>
                <w:rFonts w:ascii="Arial" w:hAnsi="Arial" w:cs="Arial"/>
                <w:color w:val="000000" w:themeColor="text1"/>
                <w:szCs w:val="22"/>
              </w:rPr>
            </w:pPr>
            <w:ins w:id="851" w:author="Alison Lenain" w:date="2024-02-09T15:57:00Z">
              <w:r>
                <w:rPr>
                  <w:rFonts w:ascii="Arial" w:hAnsi="Arial" w:cs="Arial"/>
                  <w:color w:val="000000" w:themeColor="text1"/>
                  <w:szCs w:val="22"/>
                </w:rPr>
                <w:t>Obligatoire (Valeur vide interdite, valeur unique : 1-1)</w:t>
              </w:r>
            </w:ins>
          </w:p>
        </w:tc>
      </w:tr>
      <w:tr w:rsidR="007910F3" w:rsidRPr="007E0F23">
        <w:trPr>
          <w:ins w:id="852" w:author="Alison Lenain" w:date="2024-02-09T15:57:00Z"/>
        </w:trPr>
        <w:tc>
          <w:tcPr>
            <w:tcW w:w="2436" w:type="dxa"/>
          </w:tcPr>
          <w:p w:rsidR="007910F3" w:rsidRPr="007E0F23" w:rsidRDefault="007910F3">
            <w:pPr>
              <w:pStyle w:val="Corpsdetexte"/>
              <w:rPr>
                <w:ins w:id="853" w:author="Alison Lenain" w:date="2024-02-09T15:57:00Z"/>
                <w:rFonts w:ascii="Arial" w:hAnsi="Arial" w:cs="Arial"/>
                <w:color w:val="000000" w:themeColor="text1"/>
                <w:szCs w:val="22"/>
              </w:rPr>
            </w:pPr>
            <w:ins w:id="854" w:author="Alison Lenain" w:date="2024-02-09T15:57:00Z">
              <w:r w:rsidRPr="007E0F23">
                <w:rPr>
                  <w:rFonts w:ascii="Arial" w:hAnsi="Arial" w:cs="Arial"/>
                  <w:color w:val="000000" w:themeColor="text1"/>
                  <w:sz w:val="24"/>
                </w:rPr>
                <w:t>‍commentaire</w:t>
              </w:r>
            </w:ins>
          </w:p>
        </w:tc>
        <w:tc>
          <w:tcPr>
            <w:tcW w:w="1813" w:type="dxa"/>
          </w:tcPr>
          <w:p w:rsidR="007910F3" w:rsidRPr="007E0F23" w:rsidRDefault="007910F3">
            <w:pPr>
              <w:pStyle w:val="Corpsdetexte"/>
              <w:rPr>
                <w:ins w:id="855" w:author="Alison Lenain" w:date="2024-02-09T15:57:00Z"/>
                <w:rFonts w:ascii="Arial" w:hAnsi="Arial" w:cs="Arial"/>
                <w:color w:val="000000" w:themeColor="text1"/>
                <w:szCs w:val="22"/>
              </w:rPr>
            </w:pPr>
            <w:ins w:id="856" w:author="Alison Lenain" w:date="2024-02-09T15:57: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w:t>
              </w:r>
              <w:proofErr w:type="spellStart"/>
              <w:r>
                <w:rPr>
                  <w:rFonts w:ascii="Arial" w:hAnsi="Arial" w:cs="Arial"/>
                  <w:color w:val="000000" w:themeColor="text1"/>
                </w:rPr>
                <w:t>contraines</w:t>
              </w:r>
              <w:proofErr w:type="spellEnd"/>
              <w:r w:rsidRPr="007E0F23">
                <w:rPr>
                  <w:rFonts w:ascii="Arial" w:hAnsi="Arial" w:cs="Arial"/>
                  <w:color w:val="000000" w:themeColor="text1"/>
                </w:rPr>
                <w:t xml:space="preserve"> décrites</w:t>
              </w:r>
            </w:ins>
          </w:p>
        </w:tc>
        <w:tc>
          <w:tcPr>
            <w:tcW w:w="1814" w:type="dxa"/>
          </w:tcPr>
          <w:p w:rsidR="007910F3" w:rsidRPr="007E0F23" w:rsidRDefault="007910F3">
            <w:pPr>
              <w:pStyle w:val="Corpsdetexte"/>
              <w:rPr>
                <w:ins w:id="857" w:author="Alison Lenain" w:date="2024-02-09T15:57:00Z"/>
                <w:rFonts w:ascii="Arial" w:hAnsi="Arial" w:cs="Arial"/>
                <w:color w:val="000000" w:themeColor="text1"/>
                <w:szCs w:val="22"/>
              </w:rPr>
            </w:pPr>
          </w:p>
        </w:tc>
        <w:tc>
          <w:tcPr>
            <w:tcW w:w="1915" w:type="dxa"/>
          </w:tcPr>
          <w:p w:rsidR="007910F3" w:rsidRPr="007E0F23" w:rsidRDefault="007910F3">
            <w:pPr>
              <w:pStyle w:val="Corpsdetexte"/>
              <w:rPr>
                <w:ins w:id="858" w:author="Alison Lenain" w:date="2024-02-09T15:57:00Z"/>
                <w:rFonts w:ascii="Arial" w:hAnsi="Arial" w:cs="Arial"/>
                <w:color w:val="000000" w:themeColor="text1"/>
                <w:szCs w:val="22"/>
              </w:rPr>
            </w:pPr>
            <w:proofErr w:type="spellStart"/>
            <w:ins w:id="859" w:author="Alison Lenain" w:date="2024-02-09T15:57:00Z">
              <w:r w:rsidRPr="007E0F23">
                <w:rPr>
                  <w:rFonts w:ascii="Arial" w:hAnsi="Arial" w:cs="Arial"/>
                  <w:color w:val="000000" w:themeColor="text1"/>
                  <w:szCs w:val="22"/>
                </w:rPr>
                <w:t>CharacterString</w:t>
              </w:r>
              <w:proofErr w:type="spellEnd"/>
            </w:ins>
          </w:p>
        </w:tc>
        <w:tc>
          <w:tcPr>
            <w:tcW w:w="1876" w:type="dxa"/>
          </w:tcPr>
          <w:p w:rsidR="007910F3" w:rsidRPr="007E0F23" w:rsidRDefault="007910F3">
            <w:pPr>
              <w:pStyle w:val="Corpsdetexte"/>
              <w:rPr>
                <w:ins w:id="860" w:author="Alison Lenain" w:date="2024-02-09T15:57:00Z"/>
                <w:rFonts w:ascii="Arial" w:hAnsi="Arial" w:cs="Arial"/>
                <w:color w:val="000000" w:themeColor="text1"/>
                <w:szCs w:val="22"/>
              </w:rPr>
            </w:pPr>
            <w:ins w:id="861" w:author="Alison Lenain" w:date="2024-02-09T15:57: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294020" w:rsidRPr="007E0F23">
        <w:tc>
          <w:tcPr>
            <w:tcW w:w="2436" w:type="dxa"/>
          </w:tcPr>
          <w:p w:rsidR="00294020" w:rsidRPr="007E0F23" w:rsidRDefault="00EA095A">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TypeSurfaceCalcule</w:t>
            </w:r>
            <w:proofErr w:type="spellEnd"/>
          </w:p>
        </w:tc>
        <w:tc>
          <w:tcPr>
            <w:tcW w:w="181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 de surface calculée</w:t>
            </w:r>
          </w:p>
        </w:tc>
        <w:tc>
          <w:tcPr>
            <w:tcW w:w="1814" w:type="dxa"/>
          </w:tcPr>
          <w:p w:rsidR="00294020" w:rsidRPr="007E0F23" w:rsidRDefault="00EA095A" w:rsidP="00D47221">
            <w:pPr>
              <w:pStyle w:val="Corpsdetexte"/>
              <w:rPr>
                <w:rFonts w:ascii="Arial" w:hAnsi="Arial" w:cs="Arial"/>
                <w:color w:val="000000" w:themeColor="text1"/>
                <w:szCs w:val="22"/>
              </w:rPr>
            </w:pPr>
            <w:del w:id="862" w:author="Alison Lenain" w:date="2024-02-09T16:04:00Z">
              <w:r w:rsidRPr="007E0F23" w:rsidDel="0090570D">
                <w:rPr>
                  <w:rFonts w:ascii="Arial" w:hAnsi="Arial" w:cs="Arial"/>
                  <w:color w:val="000000" w:themeColor="text1"/>
                  <w:szCs w:val="22"/>
                </w:rPr>
                <w:delText>0</w:delText>
              </w:r>
              <w:r w:rsidR="00D47221" w:rsidRPr="007E0F23" w:rsidDel="0090570D">
                <w:rPr>
                  <w:rFonts w:ascii="Arial" w:hAnsi="Arial" w:cs="Arial"/>
                  <w:color w:val="000000" w:themeColor="text1"/>
                  <w:szCs w:val="22"/>
                </w:rPr>
                <w:delText>-</w:delText>
              </w:r>
              <w:r w:rsidRPr="007E0F23" w:rsidDel="0090570D">
                <w:rPr>
                  <w:rFonts w:ascii="Arial" w:hAnsi="Arial" w:cs="Arial"/>
                  <w:color w:val="000000" w:themeColor="text1"/>
                  <w:szCs w:val="22"/>
                </w:rPr>
                <w:delText>*</w:delText>
              </w:r>
            </w:del>
            <w:ins w:id="863" w:author="Alison Lenain" w:date="2024-02-09T16:04:00Z">
              <w:r w:rsidR="0090570D">
                <w:rPr>
                  <w:rFonts w:ascii="Arial" w:hAnsi="Arial" w:cs="Arial"/>
                  <w:color w:val="000000" w:themeColor="text1"/>
                  <w:szCs w:val="22"/>
                </w:rPr>
                <w:t>Parcelle, toit</w:t>
              </w:r>
            </w:ins>
          </w:p>
        </w:tc>
        <w:tc>
          <w:tcPr>
            <w:tcW w:w="1915" w:type="dxa"/>
          </w:tcPr>
          <w:p w:rsidR="00294020" w:rsidRPr="007E0F23" w:rsidRDefault="00EA095A">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CharacterString</w:t>
            </w:r>
            <w:proofErr w:type="spellEnd"/>
          </w:p>
        </w:tc>
        <w:tc>
          <w:tcPr>
            <w:tcW w:w="1876" w:type="dxa"/>
          </w:tcPr>
          <w:p w:rsidR="00294020" w:rsidRPr="007E0F23" w:rsidRDefault="0090570D">
            <w:pPr>
              <w:pStyle w:val="Corpsdetexte"/>
              <w:rPr>
                <w:rFonts w:ascii="Arial" w:hAnsi="Arial" w:cs="Arial"/>
                <w:color w:val="000000" w:themeColor="text1"/>
                <w:szCs w:val="22"/>
              </w:rPr>
            </w:pPr>
            <w:ins w:id="864" w:author="Alison Lenain" w:date="2024-02-09T16:05: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294020" w:rsidRPr="007E0F23">
        <w:tc>
          <w:tcPr>
            <w:tcW w:w="2436" w:type="dxa"/>
          </w:tcPr>
          <w:p w:rsidR="00294020" w:rsidRPr="007E0F23" w:rsidRDefault="00EA095A">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coeffParking</w:t>
            </w:r>
            <w:proofErr w:type="spellEnd"/>
          </w:p>
        </w:tc>
        <w:tc>
          <w:tcPr>
            <w:tcW w:w="181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surface du parking en m²</w:t>
            </w:r>
          </w:p>
        </w:tc>
        <w:tc>
          <w:tcPr>
            <w:tcW w:w="1814" w:type="dxa"/>
          </w:tcPr>
          <w:p w:rsidR="00294020" w:rsidRPr="007E0F23" w:rsidRDefault="00D47221">
            <w:pPr>
              <w:pStyle w:val="Corpsdetexte"/>
              <w:rPr>
                <w:rFonts w:ascii="Arial" w:hAnsi="Arial" w:cs="Arial"/>
                <w:color w:val="000000" w:themeColor="text1"/>
                <w:szCs w:val="22"/>
              </w:rPr>
            </w:pPr>
            <w:del w:id="865" w:author="Alison Lenain" w:date="2024-02-09T16:05:00Z">
              <w:r w:rsidRPr="007E0F23" w:rsidDel="0090570D">
                <w:rPr>
                  <w:rFonts w:ascii="Arial" w:hAnsi="Arial" w:cs="Arial"/>
                  <w:color w:val="000000" w:themeColor="text1"/>
                  <w:szCs w:val="22"/>
                </w:rPr>
                <w:delText>0-*</w:delText>
              </w:r>
            </w:del>
            <w:ins w:id="866" w:author="Alison Lenain" w:date="2024-02-09T16:05:00Z">
              <w:r w:rsidR="0090570D">
                <w:rPr>
                  <w:rFonts w:ascii="Arial" w:hAnsi="Arial" w:cs="Arial"/>
                  <w:color w:val="000000" w:themeColor="text1"/>
                  <w:szCs w:val="22"/>
                </w:rPr>
                <w:t>5</w:t>
              </w:r>
            </w:ins>
          </w:p>
        </w:tc>
        <w:tc>
          <w:tcPr>
            <w:tcW w:w="191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Real</w:t>
            </w:r>
          </w:p>
        </w:tc>
        <w:tc>
          <w:tcPr>
            <w:tcW w:w="1876" w:type="dxa"/>
          </w:tcPr>
          <w:p w:rsidR="00294020" w:rsidRPr="007E0F23" w:rsidRDefault="0090570D">
            <w:pPr>
              <w:pStyle w:val="Corpsdetexte"/>
              <w:rPr>
                <w:rFonts w:ascii="Arial" w:hAnsi="Arial" w:cs="Arial"/>
                <w:color w:val="000000" w:themeColor="text1"/>
                <w:szCs w:val="22"/>
              </w:rPr>
            </w:pPr>
            <w:ins w:id="867" w:author="Alison Lenain" w:date="2024-02-09T16:05: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del w:id="868" w:author="Alison Lenain" w:date="2024-02-09T16:05:00Z">
              <w:r w:rsidR="00EA095A" w:rsidRPr="007E0F23" w:rsidDel="0090570D">
                <w:rPr>
                  <w:rFonts w:ascii="Arial" w:hAnsi="Arial" w:cs="Arial"/>
                  <w:color w:val="000000" w:themeColor="text1"/>
                  <w:szCs w:val="22"/>
                </w:rPr>
                <w:delText>Les types réels (ou types à virgule flottante) représentent les valeurs ayant une partie fractionnelle.</w:delText>
              </w:r>
            </w:del>
          </w:p>
        </w:tc>
      </w:tr>
      <w:tr w:rsidR="00294020" w:rsidRPr="007E0F23">
        <w:tc>
          <w:tcPr>
            <w:tcW w:w="2436" w:type="dxa"/>
          </w:tcPr>
          <w:p w:rsidR="00294020" w:rsidRPr="007E0F23" w:rsidRDefault="00EA095A">
            <w:pPr>
              <w:pStyle w:val="Texte"/>
              <w:spacing w:before="0"/>
              <w:rPr>
                <w:rFonts w:ascii="Arial" w:hAnsi="Arial" w:cs="Arial"/>
                <w:color w:val="000000" w:themeColor="text1"/>
                <w:szCs w:val="22"/>
              </w:rPr>
            </w:pPr>
            <w:proofErr w:type="spellStart"/>
            <w:r w:rsidRPr="007E0F23">
              <w:rPr>
                <w:rFonts w:ascii="Arial" w:hAnsi="Arial" w:cs="Arial"/>
                <w:color w:val="000000" w:themeColor="text1"/>
                <w:sz w:val="24"/>
                <w:szCs w:val="22"/>
              </w:rPr>
              <w:t>coeffToitVegetal</w:t>
            </w:r>
            <w:proofErr w:type="spellEnd"/>
          </w:p>
          <w:p w:rsidR="00294020" w:rsidRPr="007E0F23" w:rsidRDefault="00294020">
            <w:pPr>
              <w:pStyle w:val="Corpsdetexte"/>
              <w:rPr>
                <w:rFonts w:ascii="Arial" w:hAnsi="Arial" w:cs="Arial"/>
                <w:color w:val="000000" w:themeColor="text1"/>
                <w:szCs w:val="22"/>
              </w:rPr>
            </w:pPr>
          </w:p>
        </w:tc>
        <w:tc>
          <w:tcPr>
            <w:tcW w:w="181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coefficient occupé par le toit végétal</w:t>
            </w:r>
          </w:p>
        </w:tc>
        <w:tc>
          <w:tcPr>
            <w:tcW w:w="1814" w:type="dxa"/>
          </w:tcPr>
          <w:p w:rsidR="00294020" w:rsidRPr="007E0F23" w:rsidRDefault="00D47221">
            <w:pPr>
              <w:pStyle w:val="Corpsdetexte"/>
              <w:rPr>
                <w:rFonts w:ascii="Arial" w:hAnsi="Arial" w:cs="Arial"/>
                <w:color w:val="000000" w:themeColor="text1"/>
                <w:szCs w:val="22"/>
              </w:rPr>
            </w:pPr>
            <w:del w:id="869" w:author="Alison Lenain" w:date="2024-02-09T16:05:00Z">
              <w:r w:rsidRPr="007E0F23" w:rsidDel="0090570D">
                <w:rPr>
                  <w:rFonts w:ascii="Arial" w:hAnsi="Arial" w:cs="Arial"/>
                  <w:color w:val="000000" w:themeColor="text1"/>
                  <w:szCs w:val="22"/>
                </w:rPr>
                <w:delText>0-*</w:delText>
              </w:r>
            </w:del>
            <w:ins w:id="870" w:author="Alison Lenain" w:date="2024-02-09T16:05:00Z">
              <w:r w:rsidR="0090570D">
                <w:rPr>
                  <w:rFonts w:ascii="Arial" w:hAnsi="Arial" w:cs="Arial"/>
                  <w:color w:val="000000" w:themeColor="text1"/>
                  <w:szCs w:val="22"/>
                </w:rPr>
                <w:t>10</w:t>
              </w:r>
            </w:ins>
          </w:p>
        </w:tc>
        <w:tc>
          <w:tcPr>
            <w:tcW w:w="191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Real</w:t>
            </w:r>
          </w:p>
        </w:tc>
        <w:tc>
          <w:tcPr>
            <w:tcW w:w="1876" w:type="dxa"/>
          </w:tcPr>
          <w:p w:rsidR="00294020" w:rsidRPr="007E0F23" w:rsidRDefault="0090570D">
            <w:pPr>
              <w:pStyle w:val="Corpsdetexte"/>
              <w:rPr>
                <w:rFonts w:ascii="Arial" w:hAnsi="Arial" w:cs="Arial"/>
                <w:color w:val="000000" w:themeColor="text1"/>
                <w:szCs w:val="22"/>
              </w:rPr>
            </w:pPr>
            <w:ins w:id="871" w:author="Alison Lenain" w:date="2024-02-09T16:05: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del w:id="872" w:author="Alison Lenain" w:date="2024-02-09T16:05:00Z">
              <w:r w:rsidR="00EA095A" w:rsidRPr="007E0F23" w:rsidDel="0090570D">
                <w:rPr>
                  <w:rFonts w:ascii="Arial" w:hAnsi="Arial" w:cs="Arial"/>
                  <w:color w:val="000000" w:themeColor="text1"/>
                  <w:szCs w:val="22"/>
                </w:rPr>
                <w:delText xml:space="preserve">Les types réels (ou types à virgule flottante) représentent les </w:delText>
              </w:r>
              <w:r w:rsidR="00EA095A" w:rsidRPr="007E0F23" w:rsidDel="0090570D">
                <w:rPr>
                  <w:rFonts w:ascii="Arial" w:hAnsi="Arial" w:cs="Arial"/>
                  <w:color w:val="000000" w:themeColor="text1"/>
                  <w:szCs w:val="22"/>
                </w:rPr>
                <w:lastRenderedPageBreak/>
                <w:delText>valeurs ayant une partie fractionnelle.</w:delText>
              </w:r>
            </w:del>
          </w:p>
        </w:tc>
      </w:tr>
      <w:tr w:rsidR="00294020" w:rsidRPr="007E0F23">
        <w:tc>
          <w:tcPr>
            <w:tcW w:w="2436" w:type="dxa"/>
          </w:tcPr>
          <w:p w:rsidR="00294020" w:rsidRPr="007E0F23" w:rsidRDefault="00EA095A">
            <w:pPr>
              <w:pStyle w:val="Texte"/>
              <w:spacing w:before="0"/>
              <w:rPr>
                <w:rFonts w:ascii="Arial" w:hAnsi="Arial" w:cs="Arial"/>
                <w:color w:val="000000" w:themeColor="text1"/>
                <w:szCs w:val="22"/>
              </w:rPr>
            </w:pPr>
            <w:proofErr w:type="spellStart"/>
            <w:r w:rsidRPr="007E0F23">
              <w:rPr>
                <w:rFonts w:ascii="Arial" w:hAnsi="Arial" w:cs="Arial"/>
                <w:color w:val="000000" w:themeColor="text1"/>
                <w:sz w:val="24"/>
                <w:szCs w:val="22"/>
              </w:rPr>
              <w:lastRenderedPageBreak/>
              <w:t>coeffEspaceVegetalise</w:t>
            </w:r>
            <w:proofErr w:type="spellEnd"/>
          </w:p>
        </w:tc>
        <w:tc>
          <w:tcPr>
            <w:tcW w:w="181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coefficient de plantation</w:t>
            </w:r>
          </w:p>
        </w:tc>
        <w:tc>
          <w:tcPr>
            <w:tcW w:w="1814" w:type="dxa"/>
          </w:tcPr>
          <w:p w:rsidR="00294020" w:rsidRPr="007E0F23" w:rsidRDefault="00D47221">
            <w:pPr>
              <w:pStyle w:val="Corpsdetexte"/>
              <w:rPr>
                <w:rFonts w:ascii="Arial" w:hAnsi="Arial" w:cs="Arial"/>
                <w:color w:val="000000" w:themeColor="text1"/>
                <w:szCs w:val="22"/>
              </w:rPr>
            </w:pPr>
            <w:del w:id="873" w:author="Alison Lenain" w:date="2024-02-09T16:05:00Z">
              <w:r w:rsidRPr="007E0F23" w:rsidDel="0090570D">
                <w:rPr>
                  <w:rFonts w:ascii="Arial" w:hAnsi="Arial" w:cs="Arial"/>
                  <w:color w:val="000000" w:themeColor="text1"/>
                  <w:szCs w:val="22"/>
                </w:rPr>
                <w:delText>0-*</w:delText>
              </w:r>
            </w:del>
            <w:ins w:id="874" w:author="Alison Lenain" w:date="2024-02-09T16:05:00Z">
              <w:r w:rsidR="0090570D">
                <w:rPr>
                  <w:rFonts w:ascii="Arial" w:hAnsi="Arial" w:cs="Arial"/>
                  <w:color w:val="000000" w:themeColor="text1"/>
                  <w:szCs w:val="22"/>
                </w:rPr>
                <w:t>30</w:t>
              </w:r>
            </w:ins>
          </w:p>
        </w:tc>
        <w:tc>
          <w:tcPr>
            <w:tcW w:w="191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Real</w:t>
            </w:r>
          </w:p>
        </w:tc>
        <w:tc>
          <w:tcPr>
            <w:tcW w:w="1876" w:type="dxa"/>
          </w:tcPr>
          <w:p w:rsidR="00294020" w:rsidRPr="007E0F23" w:rsidRDefault="0090570D">
            <w:pPr>
              <w:pStyle w:val="Corpsdetexte"/>
              <w:rPr>
                <w:rFonts w:ascii="Arial" w:hAnsi="Arial" w:cs="Arial"/>
                <w:color w:val="000000" w:themeColor="text1"/>
                <w:szCs w:val="22"/>
              </w:rPr>
            </w:pPr>
            <w:ins w:id="875" w:author="Alison Lenain" w:date="2024-02-09T16:05: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del w:id="876" w:author="Alison Lenain" w:date="2024-02-09T16:05:00Z">
              <w:r w:rsidR="00EA095A" w:rsidRPr="007E0F23" w:rsidDel="0090570D">
                <w:rPr>
                  <w:rFonts w:ascii="Arial" w:hAnsi="Arial" w:cs="Arial"/>
                  <w:color w:val="000000" w:themeColor="text1"/>
                  <w:szCs w:val="22"/>
                </w:rPr>
                <w:delText>Les types réels (ou types à virgule flottante) représentent les valeurs ayant une partie fractionnelle.</w:delText>
              </w:r>
            </w:del>
          </w:p>
        </w:tc>
      </w:tr>
      <w:tr w:rsidR="00294020" w:rsidRPr="007E0F23">
        <w:tc>
          <w:tcPr>
            <w:tcW w:w="2436" w:type="dxa"/>
          </w:tcPr>
          <w:p w:rsidR="00294020" w:rsidRPr="007E0F23" w:rsidRDefault="00EA095A">
            <w:pPr>
              <w:pStyle w:val="Texte"/>
              <w:spacing w:before="0"/>
              <w:rPr>
                <w:rFonts w:ascii="Arial" w:hAnsi="Arial" w:cs="Arial"/>
                <w:color w:val="000000" w:themeColor="text1"/>
                <w:szCs w:val="22"/>
              </w:rPr>
            </w:pPr>
            <w:proofErr w:type="spellStart"/>
            <w:r w:rsidRPr="007E0F23">
              <w:rPr>
                <w:rFonts w:ascii="Arial" w:hAnsi="Arial" w:cs="Arial"/>
                <w:color w:val="000000" w:themeColor="text1"/>
                <w:sz w:val="24"/>
                <w:szCs w:val="22"/>
              </w:rPr>
              <w:t>coeffPleineTerre</w:t>
            </w:r>
            <w:proofErr w:type="spellEnd"/>
          </w:p>
        </w:tc>
        <w:tc>
          <w:tcPr>
            <w:tcW w:w="181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coefficient de pleine terre</w:t>
            </w:r>
          </w:p>
        </w:tc>
        <w:tc>
          <w:tcPr>
            <w:tcW w:w="1814" w:type="dxa"/>
          </w:tcPr>
          <w:p w:rsidR="00294020" w:rsidRPr="007E0F23" w:rsidRDefault="00D47221">
            <w:pPr>
              <w:pStyle w:val="Corpsdetexte"/>
              <w:rPr>
                <w:rFonts w:ascii="Arial" w:hAnsi="Arial" w:cs="Arial"/>
                <w:color w:val="000000" w:themeColor="text1"/>
                <w:szCs w:val="22"/>
              </w:rPr>
            </w:pPr>
            <w:del w:id="877" w:author="Alison Lenain" w:date="2024-02-09T16:05:00Z">
              <w:r w:rsidRPr="007E0F23" w:rsidDel="0090570D">
                <w:rPr>
                  <w:rFonts w:ascii="Arial" w:hAnsi="Arial" w:cs="Arial"/>
                  <w:color w:val="000000" w:themeColor="text1"/>
                  <w:szCs w:val="22"/>
                </w:rPr>
                <w:delText>0-*</w:delText>
              </w:r>
            </w:del>
            <w:ins w:id="878" w:author="Alison Lenain" w:date="2024-02-09T16:05:00Z">
              <w:r w:rsidR="0090570D">
                <w:rPr>
                  <w:rFonts w:ascii="Arial" w:hAnsi="Arial" w:cs="Arial"/>
                  <w:color w:val="000000" w:themeColor="text1"/>
                  <w:szCs w:val="22"/>
                </w:rPr>
                <w:t>3</w:t>
              </w:r>
            </w:ins>
          </w:p>
        </w:tc>
        <w:tc>
          <w:tcPr>
            <w:tcW w:w="191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Real</w:t>
            </w:r>
          </w:p>
        </w:tc>
        <w:tc>
          <w:tcPr>
            <w:tcW w:w="1876" w:type="dxa"/>
          </w:tcPr>
          <w:p w:rsidR="00294020" w:rsidRPr="007E0F23" w:rsidRDefault="0090570D">
            <w:pPr>
              <w:pStyle w:val="Corpsdetexte"/>
              <w:rPr>
                <w:rFonts w:ascii="Arial" w:hAnsi="Arial" w:cs="Arial"/>
                <w:color w:val="000000" w:themeColor="text1"/>
                <w:szCs w:val="22"/>
              </w:rPr>
            </w:pPr>
            <w:ins w:id="879" w:author="Alison Lenain" w:date="2024-02-09T16:05: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del w:id="880" w:author="Alison Lenain" w:date="2024-02-09T16:05:00Z">
              <w:r w:rsidR="00EA095A" w:rsidRPr="007E0F23" w:rsidDel="0090570D">
                <w:rPr>
                  <w:rFonts w:ascii="Arial" w:hAnsi="Arial" w:cs="Arial"/>
                  <w:color w:val="000000" w:themeColor="text1"/>
                  <w:szCs w:val="22"/>
                </w:rPr>
                <w:delText>Les types réels (ou types à virgule flottante) représentent les valeurs ayant une partie fractionnelle.</w:delText>
              </w:r>
            </w:del>
          </w:p>
        </w:tc>
      </w:tr>
    </w:tbl>
    <w:p w:rsidR="00294020" w:rsidRPr="007E0F23" w:rsidRDefault="00294020">
      <w:pPr>
        <w:pStyle w:val="Titre3mod"/>
        <w:rPr>
          <w:rFonts w:ascii="Arial" w:hAnsi="Arial" w:cs="Arial"/>
          <w:color w:val="000000" w:themeColor="text1"/>
          <w:sz w:val="22"/>
        </w:rPr>
      </w:pPr>
    </w:p>
    <w:p w:rsidR="00294020" w:rsidRPr="007E0F23" w:rsidRDefault="00294020">
      <w:pPr>
        <w:pStyle w:val="Corpsdetexte"/>
        <w:rPr>
          <w:rFonts w:ascii="Arial" w:hAnsi="Arial" w:cs="Arial"/>
          <w:color w:val="000000" w:themeColor="text1"/>
        </w:rPr>
      </w:pPr>
      <w:commentRangeStart w:id="881"/>
    </w:p>
    <w:p w:rsidR="00294020" w:rsidRPr="007E0F23" w:rsidRDefault="00EA095A">
      <w:pPr>
        <w:pStyle w:val="Titre3"/>
        <w:numPr>
          <w:ilvl w:val="2"/>
          <w:numId w:val="8"/>
        </w:numPr>
        <w:rPr>
          <w:rFonts w:ascii="Arial" w:hAnsi="Arial" w:cs="Arial"/>
          <w:color w:val="000000" w:themeColor="text1"/>
        </w:rPr>
      </w:pPr>
      <w:bookmarkStart w:id="882" w:name="__RefHeading___Toc3340_12175618"/>
      <w:bookmarkStart w:id="883" w:name="_Toc158389287"/>
      <w:bookmarkEnd w:id="882"/>
      <w:r w:rsidRPr="007E0F23">
        <w:rPr>
          <w:rFonts w:ascii="Arial" w:hAnsi="Arial" w:cs="Arial"/>
          <w:color w:val="000000" w:themeColor="text1"/>
        </w:rPr>
        <w:t xml:space="preserve">Classe </w:t>
      </w:r>
      <w:proofErr w:type="spellStart"/>
      <w:r w:rsidRPr="007E0F23">
        <w:rPr>
          <w:rFonts w:ascii="Arial" w:hAnsi="Arial" w:cs="Arial"/>
          <w:color w:val="000000" w:themeColor="text1"/>
        </w:rPr>
        <w:t>RetraitAlignement</w:t>
      </w:r>
      <w:commentRangeEnd w:id="881"/>
      <w:proofErr w:type="spellEnd"/>
      <w:r w:rsidR="00B42F0D">
        <w:rPr>
          <w:rStyle w:val="Marquedecommentaire"/>
          <w:rFonts w:ascii="Times New Roman" w:hAnsi="Times New Roman"/>
          <w:b w:val="0"/>
          <w:bCs w:val="0"/>
          <w:color w:val="auto"/>
        </w:rPr>
        <w:commentReference w:id="881"/>
      </w:r>
      <w:bookmarkEnd w:id="883"/>
    </w:p>
    <w:p w:rsidR="00294020" w:rsidRPr="007E0F23" w:rsidRDefault="00294020">
      <w:pPr>
        <w:pStyle w:val="Titre3mod"/>
        <w:rPr>
          <w:rFonts w:ascii="Arial" w:hAnsi="Arial" w:cs="Arial"/>
          <w:color w:val="000000" w:themeColor="text1"/>
        </w:rPr>
      </w:pPr>
    </w:p>
    <w:p w:rsidR="00294020" w:rsidRPr="007E0F23" w:rsidRDefault="00EA095A">
      <w:pPr>
        <w:pStyle w:val="Titre3mod"/>
        <w:rPr>
          <w:rFonts w:ascii="Arial" w:hAnsi="Arial" w:cs="Arial"/>
          <w:color w:val="000000" w:themeColor="text1"/>
          <w:sz w:val="22"/>
        </w:rPr>
      </w:pPr>
      <w:r w:rsidRPr="007E0F23">
        <w:rPr>
          <w:rFonts w:ascii="Arial" w:hAnsi="Arial" w:cs="Arial"/>
          <w:color w:val="000000" w:themeColor="text1"/>
          <w:sz w:val="22"/>
        </w:rPr>
        <w:t xml:space="preserve">Le retrait d’alignement se calcule par rapport à une référence (fond, limite </w:t>
      </w:r>
      <w:proofErr w:type="spellStart"/>
      <w:r w:rsidRPr="007E0F23">
        <w:rPr>
          <w:rFonts w:ascii="Arial" w:hAnsi="Arial" w:cs="Arial"/>
          <w:color w:val="000000" w:themeColor="text1"/>
          <w:sz w:val="22"/>
        </w:rPr>
        <w:t>laterale</w:t>
      </w:r>
      <w:proofErr w:type="spellEnd"/>
      <w:r w:rsidRPr="007E0F23">
        <w:rPr>
          <w:rFonts w:ascii="Arial" w:hAnsi="Arial" w:cs="Arial"/>
          <w:color w:val="000000" w:themeColor="text1"/>
          <w:sz w:val="22"/>
        </w:rPr>
        <w:t>, emprise publique, bâtiment). Elle peut prendre plusieurs formes :</w:t>
      </w:r>
    </w:p>
    <w:p w:rsidR="00294020" w:rsidRPr="007E0F23" w:rsidRDefault="00EA095A">
      <w:pPr>
        <w:pStyle w:val="Titre3mod"/>
        <w:numPr>
          <w:ilvl w:val="0"/>
          <w:numId w:val="5"/>
        </w:numPr>
        <w:rPr>
          <w:rFonts w:ascii="Arial" w:hAnsi="Arial" w:cs="Arial"/>
          <w:color w:val="000000" w:themeColor="text1"/>
          <w:sz w:val="22"/>
        </w:rPr>
      </w:pPr>
      <w:r w:rsidRPr="007E0F23">
        <w:rPr>
          <w:rFonts w:ascii="Arial" w:hAnsi="Arial" w:cs="Arial"/>
          <w:color w:val="000000" w:themeColor="text1"/>
          <w:sz w:val="22"/>
        </w:rPr>
        <w:t>Retrait : un retrait par rapport à la référence qui peut autoriser ou non les alignements. Le retrait peut être minimal ou maximal</w:t>
      </w:r>
    </w:p>
    <w:p w:rsidR="00294020" w:rsidRPr="007E0F23" w:rsidRDefault="00EA095A">
      <w:pPr>
        <w:pStyle w:val="Titre3mod"/>
        <w:numPr>
          <w:ilvl w:val="0"/>
          <w:numId w:val="5"/>
        </w:numPr>
        <w:rPr>
          <w:rFonts w:ascii="Arial" w:hAnsi="Arial" w:cs="Arial"/>
          <w:color w:val="000000" w:themeColor="text1"/>
          <w:sz w:val="22"/>
        </w:rPr>
      </w:pPr>
      <w:proofErr w:type="spellStart"/>
      <w:r w:rsidRPr="007E0F23">
        <w:rPr>
          <w:rFonts w:ascii="Arial" w:hAnsi="Arial" w:cs="Arial"/>
          <w:color w:val="000000" w:themeColor="text1"/>
          <w:sz w:val="22"/>
        </w:rPr>
        <w:t>RetraitFacadeHauteur</w:t>
      </w:r>
      <w:proofErr w:type="spellEnd"/>
      <w:r w:rsidRPr="007E0F23">
        <w:rPr>
          <w:rFonts w:ascii="Arial" w:hAnsi="Arial" w:cs="Arial"/>
          <w:color w:val="000000" w:themeColor="text1"/>
          <w:sz w:val="22"/>
        </w:rPr>
        <w:t xml:space="preserve"> qui s'appliquent sur toutes les façades, celles avec ou sans vue. Ce retrait se fait suivant un prospect </w:t>
      </w:r>
      <w:r w:rsidR="00D47221" w:rsidRPr="007E0F23">
        <w:rPr>
          <w:rFonts w:ascii="Arial" w:hAnsi="Arial" w:cs="Arial"/>
          <w:color w:val="000000" w:themeColor="text1"/>
          <w:sz w:val="22"/>
        </w:rPr>
        <w:t>(ensemble des contraintes s’appliquant sur un bâtiment</w:t>
      </w:r>
      <w:r w:rsidR="00E33825" w:rsidRPr="007E0F23">
        <w:rPr>
          <w:rFonts w:ascii="Arial" w:hAnsi="Arial" w:cs="Arial"/>
          <w:color w:val="000000" w:themeColor="text1"/>
          <w:sz w:val="22"/>
        </w:rPr>
        <w:t>/ règles de vues et d’angles concernant le bâtiment</w:t>
      </w:r>
      <w:r w:rsidR="00D47221" w:rsidRPr="007E0F23">
        <w:rPr>
          <w:rFonts w:ascii="Arial" w:hAnsi="Arial" w:cs="Arial"/>
          <w:color w:val="000000" w:themeColor="text1"/>
          <w:sz w:val="22"/>
        </w:rPr>
        <w:t xml:space="preserve">) </w:t>
      </w:r>
      <w:r w:rsidRPr="007E0F23">
        <w:rPr>
          <w:rFonts w:ascii="Arial" w:hAnsi="Arial" w:cs="Arial"/>
          <w:color w:val="000000" w:themeColor="text1"/>
          <w:sz w:val="22"/>
        </w:rPr>
        <w:t>défini par une pente et un recul minimal.</w:t>
      </w:r>
    </w:p>
    <w:tbl>
      <w:tblPr>
        <w:tblStyle w:val="Grilledutableau"/>
        <w:tblW w:w="9854" w:type="dxa"/>
        <w:tblLayout w:type="fixed"/>
        <w:tblLook w:val="04A0" w:firstRow="1" w:lastRow="0" w:firstColumn="1" w:lastColumn="0" w:noHBand="0" w:noVBand="1"/>
      </w:tblPr>
      <w:tblGrid>
        <w:gridCol w:w="1943"/>
        <w:gridCol w:w="1949"/>
        <w:gridCol w:w="1941"/>
        <w:gridCol w:w="2071"/>
        <w:gridCol w:w="1950"/>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RetraitAlignement</w:t>
            </w:r>
            <w:proofErr w:type="spellEnd"/>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 le retrait par rapport à une référence</w:t>
            </w:r>
          </w:p>
        </w:tc>
      </w:tr>
      <w:tr w:rsidR="00294020" w:rsidRPr="007E0F23">
        <w:tc>
          <w:tcPr>
            <w:tcW w:w="194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1949"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194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Multiplicité</w:t>
            </w:r>
          </w:p>
        </w:tc>
        <w:tc>
          <w:tcPr>
            <w:tcW w:w="20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195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294020" w:rsidRPr="007E0F23">
        <w:tc>
          <w:tcPr>
            <w:tcW w:w="1943"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Reference</w:t>
            </w:r>
          </w:p>
        </w:tc>
        <w:tc>
          <w:tcPr>
            <w:tcW w:w="1949"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référence utilisée pour déterminer l’alignement</w:t>
            </w:r>
          </w:p>
        </w:tc>
        <w:tc>
          <w:tcPr>
            <w:tcW w:w="194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1…*</w:t>
            </w:r>
          </w:p>
        </w:tc>
        <w:tc>
          <w:tcPr>
            <w:tcW w:w="20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Choisir l’une des valeurs de l’énumération « </w:t>
            </w:r>
            <w:proofErr w:type="spellStart"/>
            <w:r w:rsidRPr="007E0F23">
              <w:rPr>
                <w:rFonts w:ascii="Arial" w:hAnsi="Arial" w:cs="Arial"/>
                <w:color w:val="000000" w:themeColor="text1"/>
                <w:szCs w:val="22"/>
              </w:rPr>
              <w:t>TypeReference</w:t>
            </w:r>
            <w:proofErr w:type="spellEnd"/>
            <w:r w:rsidRPr="007E0F23">
              <w:rPr>
                <w:rFonts w:ascii="Arial" w:hAnsi="Arial" w:cs="Arial"/>
                <w:color w:val="000000" w:themeColor="text1"/>
                <w:szCs w:val="22"/>
              </w:rPr>
              <w:t> »</w:t>
            </w:r>
          </w:p>
        </w:tc>
        <w:tc>
          <w:tcPr>
            <w:tcW w:w="195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u w:val="single"/>
              </w:rPr>
              <w:t>Listes de valeurs</w:t>
            </w:r>
            <w:r w:rsidRPr="007E0F23">
              <w:rPr>
                <w:rFonts w:ascii="Arial" w:hAnsi="Arial" w:cs="Arial"/>
                <w:color w:val="000000" w:themeColor="text1"/>
                <w:szCs w:val="22"/>
              </w:rPr>
              <w:t> : Fond, limite latérale, emprise publique, bâtiment</w:t>
            </w:r>
            <w:commentRangeStart w:id="884"/>
            <w:r w:rsidRPr="007E0F23">
              <w:rPr>
                <w:rFonts w:ascii="Arial" w:hAnsi="Arial" w:cs="Arial"/>
                <w:color w:val="000000" w:themeColor="text1"/>
                <w:szCs w:val="22"/>
              </w:rPr>
              <w:t xml:space="preserve">, </w:t>
            </w:r>
            <w:commentRangeEnd w:id="884"/>
            <w:r w:rsidRPr="007E0F23">
              <w:rPr>
                <w:rFonts w:ascii="Arial" w:hAnsi="Arial" w:cs="Arial"/>
                <w:color w:val="000000" w:themeColor="text1"/>
              </w:rPr>
              <w:commentReference w:id="884"/>
            </w:r>
            <w:r w:rsidRPr="007E0F23">
              <w:rPr>
                <w:rFonts w:ascii="Arial" w:hAnsi="Arial" w:cs="Arial"/>
                <w:color w:val="000000" w:themeColor="text1"/>
                <w:szCs w:val="22"/>
              </w:rPr>
              <w:t xml:space="preserve"> </w:t>
            </w:r>
            <w:commentRangeStart w:id="885"/>
            <w:commentRangeStart w:id="886"/>
            <w:r w:rsidRPr="007E0F23">
              <w:rPr>
                <w:rFonts w:ascii="Arial" w:hAnsi="Arial" w:cs="Arial"/>
                <w:color w:val="000000" w:themeColor="text1"/>
                <w:szCs w:val="22"/>
              </w:rPr>
              <w:t>attenant, pignon attenant</w:t>
            </w:r>
            <w:commentRangeEnd w:id="885"/>
            <w:r w:rsidRPr="007E0F23">
              <w:rPr>
                <w:rFonts w:ascii="Arial" w:hAnsi="Arial" w:cs="Arial"/>
                <w:color w:val="000000" w:themeColor="text1"/>
              </w:rPr>
              <w:commentReference w:id="885"/>
            </w:r>
            <w:commentRangeEnd w:id="886"/>
            <w:r w:rsidR="00A909E1" w:rsidRPr="007E0F23">
              <w:rPr>
                <w:rStyle w:val="Marquedecommentaire"/>
                <w:rFonts w:ascii="Arial" w:hAnsi="Arial" w:cs="Arial"/>
              </w:rPr>
              <w:commentReference w:id="886"/>
            </w:r>
            <w:r w:rsidRPr="007E0F23">
              <w:rPr>
                <w:rFonts w:ascii="Arial" w:hAnsi="Arial" w:cs="Arial"/>
                <w:color w:val="000000" w:themeColor="text1"/>
                <w:szCs w:val="22"/>
              </w:rPr>
              <w:t>, voie</w:t>
            </w:r>
          </w:p>
        </w:tc>
      </w:tr>
    </w:tbl>
    <w:p w:rsidR="00294020" w:rsidRPr="007E0F23" w:rsidRDefault="00294020">
      <w:pPr>
        <w:pStyle w:val="Titre3mod"/>
        <w:rPr>
          <w:rFonts w:ascii="Arial" w:hAnsi="Arial" w:cs="Arial"/>
          <w:color w:val="000000" w:themeColor="text1"/>
          <w:sz w:val="22"/>
        </w:rPr>
      </w:pPr>
    </w:p>
    <w:p w:rsidR="00294020" w:rsidRPr="007E0F23" w:rsidRDefault="00294020">
      <w:pPr>
        <w:pStyle w:val="Titre3mod"/>
        <w:rPr>
          <w:rFonts w:ascii="Arial" w:hAnsi="Arial" w:cs="Arial"/>
          <w:color w:val="000000" w:themeColor="text1"/>
          <w:sz w:val="24"/>
        </w:rPr>
      </w:pPr>
    </w:p>
    <w:p w:rsidR="00294020" w:rsidRPr="007E0F23" w:rsidRDefault="00EA095A">
      <w:pPr>
        <w:pStyle w:val="Titre3"/>
        <w:numPr>
          <w:ilvl w:val="2"/>
          <w:numId w:val="8"/>
        </w:numPr>
        <w:rPr>
          <w:rFonts w:ascii="Arial" w:hAnsi="Arial" w:cs="Arial"/>
          <w:color w:val="000000" w:themeColor="text1"/>
        </w:rPr>
      </w:pPr>
      <w:bookmarkStart w:id="887" w:name="_Toc158389288"/>
      <w:r w:rsidRPr="007E0F23">
        <w:rPr>
          <w:rFonts w:ascii="Arial" w:hAnsi="Arial" w:cs="Arial"/>
          <w:color w:val="000000" w:themeColor="text1"/>
        </w:rPr>
        <w:t xml:space="preserve">Classe Alignement </w:t>
      </w:r>
      <w:r w:rsidRPr="007E0F23">
        <w:rPr>
          <w:rFonts w:ascii="Arial" w:hAnsi="Arial" w:cs="Arial"/>
          <w:color w:val="000000" w:themeColor="text1"/>
        </w:rPr>
        <w:commentReference w:id="888"/>
      </w:r>
      <w:bookmarkEnd w:id="887"/>
    </w:p>
    <w:p w:rsidR="00294020" w:rsidRPr="007E0F23" w:rsidRDefault="00294020">
      <w:pPr>
        <w:pStyle w:val="Corpsdetexte"/>
        <w:rPr>
          <w:rFonts w:ascii="Arial" w:hAnsi="Arial" w:cs="Arial"/>
          <w:color w:val="000000" w:themeColor="text1"/>
        </w:rPr>
      </w:pPr>
    </w:p>
    <w:p w:rsidR="00E33825" w:rsidRPr="007E0F23" w:rsidRDefault="00E33825" w:rsidP="00E33825">
      <w:pPr>
        <w:pStyle w:val="Titre3mod"/>
        <w:rPr>
          <w:rFonts w:ascii="Arial" w:hAnsi="Arial" w:cs="Arial"/>
          <w:color w:val="000000" w:themeColor="text1"/>
          <w:sz w:val="22"/>
        </w:rPr>
      </w:pPr>
      <w:commentRangeStart w:id="889"/>
      <w:r w:rsidRPr="007E0F23">
        <w:rPr>
          <w:rFonts w:ascii="Arial" w:hAnsi="Arial" w:cs="Arial"/>
          <w:color w:val="000000" w:themeColor="text1"/>
          <w:sz w:val="22"/>
        </w:rPr>
        <w:t xml:space="preserve">Cette classe est associée avec la classe </w:t>
      </w:r>
      <w:proofErr w:type="spellStart"/>
      <w:r w:rsidRPr="007E0F23">
        <w:rPr>
          <w:rFonts w:ascii="Arial" w:hAnsi="Arial" w:cs="Arial"/>
          <w:color w:val="000000" w:themeColor="text1"/>
          <w:sz w:val="22"/>
        </w:rPr>
        <w:t>RetraitAlignement</w:t>
      </w:r>
      <w:proofErr w:type="spellEnd"/>
      <w:r w:rsidRPr="007E0F23">
        <w:rPr>
          <w:rFonts w:ascii="Arial" w:hAnsi="Arial" w:cs="Arial"/>
          <w:color w:val="000000" w:themeColor="text1"/>
          <w:sz w:val="22"/>
        </w:rPr>
        <w:t xml:space="preserve"> avec un lien de généralisation. Elle hérite de l’ensemble des attributs de la classe </w:t>
      </w:r>
      <w:proofErr w:type="spellStart"/>
      <w:r w:rsidRPr="007E0F23">
        <w:rPr>
          <w:rFonts w:ascii="Arial" w:hAnsi="Arial" w:cs="Arial"/>
          <w:color w:val="000000" w:themeColor="text1"/>
          <w:sz w:val="22"/>
        </w:rPr>
        <w:t>RetraitAlignement</w:t>
      </w:r>
      <w:proofErr w:type="spellEnd"/>
      <w:r w:rsidRPr="007E0F23">
        <w:rPr>
          <w:rFonts w:ascii="Arial" w:hAnsi="Arial" w:cs="Arial"/>
          <w:color w:val="000000" w:themeColor="text1"/>
          <w:sz w:val="22"/>
        </w:rPr>
        <w:t>.</w:t>
      </w:r>
      <w:commentRangeEnd w:id="889"/>
      <w:r w:rsidRPr="007E0F23">
        <w:rPr>
          <w:rStyle w:val="Marquedecommentaire"/>
          <w:rFonts w:ascii="Arial" w:hAnsi="Arial" w:cs="Arial"/>
          <w:color w:val="auto"/>
        </w:rPr>
        <w:commentReference w:id="889"/>
      </w:r>
    </w:p>
    <w:p w:rsidR="00E33825" w:rsidRPr="007E0F23" w:rsidRDefault="00E33825">
      <w:pPr>
        <w:pStyle w:val="Corpsdetexte"/>
        <w:rPr>
          <w:rFonts w:ascii="Arial" w:hAnsi="Arial" w:cs="Arial"/>
          <w:color w:val="000000" w:themeColor="text1"/>
        </w:rPr>
      </w:pP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Cette classe permet de définir l’alignement par rapport au retrait. </w:t>
      </w:r>
    </w:p>
    <w:p w:rsidR="00E33825" w:rsidRPr="007E0F23" w:rsidRDefault="00E33825">
      <w:pPr>
        <w:pStyle w:val="Corpsdetexte"/>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890" w:name="_Toc158389289"/>
      <w:commentRangeStart w:id="891"/>
      <w:r w:rsidRPr="007E0F23">
        <w:rPr>
          <w:rFonts w:ascii="Arial" w:hAnsi="Arial" w:cs="Arial"/>
          <w:color w:val="000000" w:themeColor="text1"/>
        </w:rPr>
        <w:t>Classe Retrait</w:t>
      </w:r>
      <w:commentRangeEnd w:id="891"/>
      <w:r w:rsidR="006E70C7">
        <w:rPr>
          <w:rStyle w:val="Marquedecommentaire"/>
          <w:rFonts w:ascii="Times New Roman" w:hAnsi="Times New Roman"/>
          <w:b w:val="0"/>
          <w:bCs w:val="0"/>
          <w:color w:val="auto"/>
        </w:rPr>
        <w:commentReference w:id="891"/>
      </w:r>
      <w:bookmarkEnd w:id="890"/>
    </w:p>
    <w:p w:rsidR="00294020" w:rsidRPr="007E0F23" w:rsidRDefault="00294020">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2097"/>
        <w:gridCol w:w="1940"/>
        <w:gridCol w:w="1925"/>
        <w:gridCol w:w="1955"/>
        <w:gridCol w:w="1937"/>
      </w:tblGrid>
      <w:tr w:rsidR="00294020" w:rsidRPr="007E0F23">
        <w:tc>
          <w:tcPr>
            <w:tcW w:w="9854" w:type="dxa"/>
            <w:gridSpan w:val="5"/>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Nom de la table : Retrait</w:t>
            </w:r>
          </w:p>
        </w:tc>
      </w:tr>
      <w:tr w:rsidR="00294020" w:rsidRPr="007E0F23">
        <w:tc>
          <w:tcPr>
            <w:tcW w:w="9854" w:type="dxa"/>
            <w:gridSpan w:val="5"/>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Cette classe permet de définir un retrait par rapport à la référence qui peut autoriser ou non les alignements. Le retrait peut être minimal ou maximal.</w:t>
            </w:r>
          </w:p>
        </w:tc>
      </w:tr>
      <w:tr w:rsidR="00294020" w:rsidRPr="007E0F23">
        <w:tc>
          <w:tcPr>
            <w:tcW w:w="2097"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Attribut</w:t>
            </w:r>
          </w:p>
        </w:tc>
        <w:tc>
          <w:tcPr>
            <w:tcW w:w="1940"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Définition</w:t>
            </w:r>
          </w:p>
        </w:tc>
        <w:tc>
          <w:tcPr>
            <w:tcW w:w="1925"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Multiplicité</w:t>
            </w:r>
          </w:p>
        </w:tc>
        <w:tc>
          <w:tcPr>
            <w:tcW w:w="1955"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Type</w:t>
            </w:r>
          </w:p>
        </w:tc>
        <w:tc>
          <w:tcPr>
            <w:tcW w:w="1937"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Contraintes sur l’attribut</w:t>
            </w:r>
          </w:p>
        </w:tc>
      </w:tr>
      <w:tr w:rsidR="00294020" w:rsidRPr="007E0F23">
        <w:tc>
          <w:tcPr>
            <w:tcW w:w="2097"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distance</w:t>
            </w:r>
          </w:p>
        </w:tc>
        <w:tc>
          <w:tcPr>
            <w:tcW w:w="1940"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valeur du retrait en mètre</w:t>
            </w:r>
          </w:p>
        </w:tc>
        <w:tc>
          <w:tcPr>
            <w:tcW w:w="1925"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1-1</w:t>
            </w:r>
          </w:p>
        </w:tc>
        <w:tc>
          <w:tcPr>
            <w:tcW w:w="1955"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Real</w:t>
            </w:r>
          </w:p>
        </w:tc>
        <w:tc>
          <w:tcPr>
            <w:tcW w:w="1937" w:type="dxa"/>
          </w:tcPr>
          <w:p w:rsidR="00294020" w:rsidRPr="007E0F23" w:rsidRDefault="00294020">
            <w:pPr>
              <w:pStyle w:val="Corpsdetexte"/>
              <w:rPr>
                <w:rFonts w:ascii="Arial" w:hAnsi="Arial" w:cs="Arial"/>
                <w:color w:val="000000" w:themeColor="text1"/>
              </w:rPr>
            </w:pPr>
          </w:p>
        </w:tc>
      </w:tr>
      <w:tr w:rsidR="00294020" w:rsidRPr="007E0F23">
        <w:tc>
          <w:tcPr>
            <w:tcW w:w="2097"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type</w:t>
            </w:r>
          </w:p>
        </w:tc>
        <w:tc>
          <w:tcPr>
            <w:tcW w:w="1940"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Type de retrait</w:t>
            </w:r>
          </w:p>
        </w:tc>
        <w:tc>
          <w:tcPr>
            <w:tcW w:w="1925"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szCs w:val="22"/>
              </w:rPr>
              <w:t>1…*</w:t>
            </w:r>
          </w:p>
        </w:tc>
        <w:tc>
          <w:tcPr>
            <w:tcW w:w="1955"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szCs w:val="22"/>
              </w:rPr>
              <w:t>Choisir l’une des valeurs de l’énumération « </w:t>
            </w:r>
            <w:proofErr w:type="spellStart"/>
            <w:r w:rsidRPr="007E0F23">
              <w:rPr>
                <w:rFonts w:ascii="Arial" w:hAnsi="Arial" w:cs="Arial"/>
                <w:color w:val="000000" w:themeColor="text1"/>
                <w:szCs w:val="22"/>
              </w:rPr>
              <w:t>TypeRetrait</w:t>
            </w:r>
            <w:proofErr w:type="spellEnd"/>
            <w:r w:rsidRPr="007E0F23">
              <w:rPr>
                <w:rFonts w:ascii="Arial" w:hAnsi="Arial" w:cs="Arial"/>
                <w:color w:val="000000" w:themeColor="text1"/>
                <w:szCs w:val="22"/>
              </w:rPr>
              <w:t> »</w:t>
            </w:r>
          </w:p>
        </w:tc>
        <w:tc>
          <w:tcPr>
            <w:tcW w:w="1937"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szCs w:val="22"/>
                <w:u w:val="single"/>
              </w:rPr>
              <w:t>Listes de valeurs</w:t>
            </w:r>
            <w:r w:rsidRPr="007E0F23">
              <w:rPr>
                <w:rFonts w:ascii="Arial" w:hAnsi="Arial" w:cs="Arial"/>
                <w:color w:val="000000" w:themeColor="text1"/>
                <w:szCs w:val="22"/>
              </w:rPr>
              <w:t xml:space="preserve"> : minimum, maximum, </w:t>
            </w:r>
            <w:commentRangeStart w:id="892"/>
            <w:commentRangeStart w:id="893"/>
            <w:proofErr w:type="spellStart"/>
            <w:r w:rsidRPr="007E0F23">
              <w:rPr>
                <w:rFonts w:ascii="Arial" w:hAnsi="Arial" w:cs="Arial"/>
                <w:color w:val="000000" w:themeColor="text1"/>
                <w:szCs w:val="22"/>
              </w:rPr>
              <w:t>parRapport</w:t>
            </w:r>
            <w:commentRangeEnd w:id="892"/>
            <w:proofErr w:type="spellEnd"/>
            <w:r w:rsidRPr="007E0F23">
              <w:rPr>
                <w:rFonts w:ascii="Arial" w:hAnsi="Arial" w:cs="Arial"/>
                <w:color w:val="000000" w:themeColor="text1"/>
              </w:rPr>
              <w:commentReference w:id="892"/>
            </w:r>
            <w:commentRangeEnd w:id="893"/>
            <w:r w:rsidR="00F059EE" w:rsidRPr="007E0F23">
              <w:rPr>
                <w:rStyle w:val="Marquedecommentaire"/>
                <w:rFonts w:ascii="Arial" w:hAnsi="Arial" w:cs="Arial"/>
                <w:color w:val="000000" w:themeColor="text1"/>
              </w:rPr>
              <w:commentReference w:id="893"/>
            </w:r>
          </w:p>
        </w:tc>
      </w:tr>
      <w:tr w:rsidR="00294020" w:rsidRPr="007E0F23">
        <w:tc>
          <w:tcPr>
            <w:tcW w:w="2097" w:type="dxa"/>
          </w:tcPr>
          <w:p w:rsidR="00294020" w:rsidRPr="007E0F23" w:rsidRDefault="00EA095A">
            <w:pPr>
              <w:pStyle w:val="Corpsdetexte"/>
              <w:rPr>
                <w:rFonts w:ascii="Arial" w:hAnsi="Arial" w:cs="Arial"/>
                <w:color w:val="000000" w:themeColor="text1"/>
              </w:rPr>
            </w:pPr>
            <w:proofErr w:type="spellStart"/>
            <w:r w:rsidRPr="007E0F23">
              <w:rPr>
                <w:rFonts w:ascii="Arial" w:hAnsi="Arial" w:cs="Arial"/>
                <w:color w:val="000000" w:themeColor="text1"/>
              </w:rPr>
              <w:t>alignementAutorise</w:t>
            </w:r>
            <w:proofErr w:type="spellEnd"/>
          </w:p>
        </w:tc>
        <w:tc>
          <w:tcPr>
            <w:tcW w:w="1940" w:type="dxa"/>
          </w:tcPr>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Détermine si l’alignement est autorise</w:t>
            </w:r>
          </w:p>
        </w:tc>
        <w:tc>
          <w:tcPr>
            <w:tcW w:w="192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1-1</w:t>
            </w:r>
          </w:p>
        </w:tc>
        <w:tc>
          <w:tcPr>
            <w:tcW w:w="1955"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Booléen</w:t>
            </w:r>
          </w:p>
        </w:tc>
        <w:tc>
          <w:tcPr>
            <w:tcW w:w="1937"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Oui / Non</w:t>
            </w:r>
          </w:p>
        </w:tc>
      </w:tr>
    </w:tbl>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894" w:name="_Toc158389290"/>
      <w:commentRangeStart w:id="895"/>
      <w:r w:rsidRPr="007E0F23">
        <w:rPr>
          <w:rFonts w:ascii="Arial" w:hAnsi="Arial" w:cs="Arial"/>
          <w:color w:val="000000" w:themeColor="text1"/>
        </w:rPr>
        <w:t xml:space="preserve">Classe </w:t>
      </w:r>
      <w:proofErr w:type="spellStart"/>
      <w:r w:rsidRPr="007E0F23">
        <w:rPr>
          <w:rFonts w:ascii="Arial" w:hAnsi="Arial" w:cs="Arial"/>
          <w:color w:val="000000" w:themeColor="text1"/>
        </w:rPr>
        <w:t>RetraitFaçadeHauteur</w:t>
      </w:r>
      <w:commentRangeEnd w:id="895"/>
      <w:proofErr w:type="spellEnd"/>
      <w:r w:rsidR="006E70C7">
        <w:rPr>
          <w:rStyle w:val="Marquedecommentaire"/>
          <w:rFonts w:ascii="Times New Roman" w:hAnsi="Times New Roman"/>
          <w:b w:val="0"/>
          <w:bCs w:val="0"/>
          <w:color w:val="auto"/>
        </w:rPr>
        <w:commentReference w:id="895"/>
      </w:r>
      <w:bookmarkEnd w:id="894"/>
    </w:p>
    <w:p w:rsidR="00294020" w:rsidRPr="007E0F23" w:rsidRDefault="00294020">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Nom de la table : </w:t>
            </w:r>
            <w:proofErr w:type="spellStart"/>
            <w:r w:rsidRPr="007E0F23">
              <w:rPr>
                <w:rFonts w:ascii="Arial" w:hAnsi="Arial" w:cs="Arial"/>
                <w:color w:val="000000" w:themeColor="text1"/>
                <w:szCs w:val="22"/>
              </w:rPr>
              <w:t>RetraitFaçadeHauteur</w:t>
            </w:r>
            <w:proofErr w:type="spellEnd"/>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Détermine le retrait qui s'appliquent sur toutes les façades, celles avec ou sans vue. Ce retrait se fait suivant un prospect défini par une pente et un recul minimal.</w:t>
            </w:r>
          </w:p>
        </w:tc>
      </w:tr>
      <w:tr w:rsidR="00294020" w:rsidRPr="007E0F23">
        <w:tc>
          <w:tcPr>
            <w:tcW w:w="197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Multiplicité</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Type</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Contraintes sur l’attribut</w:t>
            </w:r>
          </w:p>
        </w:tc>
      </w:tr>
      <w:tr w:rsidR="00294020" w:rsidRPr="007E0F23">
        <w:tc>
          <w:tcPr>
            <w:tcW w:w="1970" w:type="dxa"/>
          </w:tcPr>
          <w:p w:rsidR="00294020" w:rsidRPr="007E0F23" w:rsidRDefault="00EA095A">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typeFacade</w:t>
            </w:r>
            <w:proofErr w:type="spellEnd"/>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Caractérise quelles façades sont concernées</w:t>
            </w:r>
          </w:p>
        </w:tc>
        <w:tc>
          <w:tcPr>
            <w:tcW w:w="1971" w:type="dxa"/>
          </w:tcPr>
          <w:p w:rsidR="00294020" w:rsidRPr="007E0F23" w:rsidRDefault="00EA095A" w:rsidP="00A36CFC">
            <w:pPr>
              <w:pStyle w:val="Corpsdetexte"/>
              <w:rPr>
                <w:rFonts w:ascii="Arial" w:hAnsi="Arial" w:cs="Arial"/>
                <w:color w:val="000000" w:themeColor="text1"/>
                <w:szCs w:val="22"/>
              </w:rPr>
            </w:pPr>
            <w:commentRangeStart w:id="896"/>
            <w:commentRangeStart w:id="897"/>
            <w:r w:rsidRPr="007E0F23">
              <w:rPr>
                <w:rFonts w:ascii="Arial" w:hAnsi="Arial" w:cs="Arial"/>
                <w:color w:val="000000" w:themeColor="text1"/>
                <w:szCs w:val="22"/>
              </w:rPr>
              <w:t>1</w:t>
            </w:r>
            <w:r w:rsidR="00A36CFC" w:rsidRPr="007E0F23">
              <w:rPr>
                <w:rFonts w:ascii="Arial" w:hAnsi="Arial" w:cs="Arial"/>
                <w:color w:val="000000" w:themeColor="text1"/>
                <w:szCs w:val="22"/>
              </w:rPr>
              <w:t>-</w:t>
            </w:r>
            <w:r w:rsidRPr="007E0F23">
              <w:rPr>
                <w:rFonts w:ascii="Arial" w:hAnsi="Arial" w:cs="Arial"/>
                <w:color w:val="000000" w:themeColor="text1"/>
                <w:szCs w:val="22"/>
              </w:rPr>
              <w:t>*</w:t>
            </w:r>
            <w:commentRangeEnd w:id="896"/>
            <w:r w:rsidRPr="007E0F23">
              <w:rPr>
                <w:rFonts w:ascii="Arial" w:hAnsi="Arial" w:cs="Arial"/>
                <w:color w:val="000000" w:themeColor="text1"/>
              </w:rPr>
              <w:commentReference w:id="896"/>
            </w:r>
            <w:commentRangeEnd w:id="897"/>
            <w:r w:rsidR="00F059EE" w:rsidRPr="007E0F23">
              <w:rPr>
                <w:rStyle w:val="Marquedecommentaire"/>
                <w:rFonts w:ascii="Arial" w:hAnsi="Arial" w:cs="Arial"/>
                <w:color w:val="000000" w:themeColor="text1"/>
              </w:rPr>
              <w:commentReference w:id="897"/>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Choisir l’une des valeurs de l’énumération « </w:t>
            </w:r>
            <w:proofErr w:type="spellStart"/>
            <w:r w:rsidRPr="007E0F23">
              <w:rPr>
                <w:rFonts w:ascii="Arial" w:hAnsi="Arial" w:cs="Arial"/>
                <w:color w:val="000000" w:themeColor="text1"/>
                <w:szCs w:val="22"/>
              </w:rPr>
              <w:t>Typefacade</w:t>
            </w:r>
            <w:proofErr w:type="spellEnd"/>
            <w:r w:rsidRPr="007E0F23">
              <w:rPr>
                <w:rFonts w:ascii="Arial" w:hAnsi="Arial" w:cs="Arial"/>
                <w:color w:val="000000" w:themeColor="text1"/>
                <w:szCs w:val="22"/>
              </w:rPr>
              <w:t> »</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u w:val="single"/>
              </w:rPr>
              <w:t>Listes de valeurs</w:t>
            </w:r>
            <w:r w:rsidRPr="007E0F23">
              <w:rPr>
                <w:rFonts w:ascii="Arial" w:hAnsi="Arial" w:cs="Arial"/>
                <w:color w:val="000000" w:themeColor="text1"/>
                <w:szCs w:val="22"/>
              </w:rPr>
              <w:t xml:space="preserve"> : </w:t>
            </w:r>
            <w:proofErr w:type="spellStart"/>
            <w:r w:rsidRPr="007E0F23">
              <w:rPr>
                <w:rFonts w:ascii="Arial" w:hAnsi="Arial" w:cs="Arial"/>
                <w:color w:val="000000" w:themeColor="text1"/>
                <w:szCs w:val="22"/>
              </w:rPr>
              <w:t>avecVue</w:t>
            </w:r>
            <w:proofErr w:type="spellEnd"/>
            <w:r w:rsidRPr="007E0F23">
              <w:rPr>
                <w:rFonts w:ascii="Arial" w:hAnsi="Arial" w:cs="Arial"/>
                <w:color w:val="000000" w:themeColor="text1"/>
                <w:szCs w:val="22"/>
              </w:rPr>
              <w:t xml:space="preserve">, </w:t>
            </w:r>
            <w:proofErr w:type="spellStart"/>
            <w:proofErr w:type="gramStart"/>
            <w:r w:rsidRPr="007E0F23">
              <w:rPr>
                <w:rFonts w:ascii="Arial" w:hAnsi="Arial" w:cs="Arial"/>
                <w:color w:val="000000" w:themeColor="text1"/>
                <w:szCs w:val="22"/>
              </w:rPr>
              <w:t>sansVue</w:t>
            </w:r>
            <w:proofErr w:type="spellEnd"/>
            <w:r w:rsidRPr="007E0F23">
              <w:rPr>
                <w:rFonts w:ascii="Arial" w:hAnsi="Arial" w:cs="Arial"/>
                <w:color w:val="000000" w:themeColor="text1"/>
                <w:szCs w:val="22"/>
              </w:rPr>
              <w:t xml:space="preserve"> ,</w:t>
            </w:r>
            <w:proofErr w:type="gramEnd"/>
            <w:r w:rsidRPr="007E0F23">
              <w:rPr>
                <w:rFonts w:ascii="Arial" w:hAnsi="Arial" w:cs="Arial"/>
                <w:color w:val="000000" w:themeColor="text1"/>
                <w:szCs w:val="22"/>
              </w:rPr>
              <w:t xml:space="preserve"> toutes</w:t>
            </w:r>
          </w:p>
        </w:tc>
      </w:tr>
      <w:tr w:rsidR="00294020" w:rsidRPr="007E0F23">
        <w:tc>
          <w:tcPr>
            <w:tcW w:w="197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pente</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rPr>
              <w:t>angle de la pente</w:t>
            </w:r>
            <w:r w:rsidRPr="007E0F23">
              <w:rPr>
                <w:rFonts w:ascii="Arial" w:hAnsi="Arial" w:cs="Arial"/>
                <w:color w:val="000000" w:themeColor="text1"/>
              </w:rPr>
              <w:commentReference w:id="898"/>
            </w:r>
            <w:r w:rsidR="00A909E1" w:rsidRPr="007E0F23">
              <w:rPr>
                <w:rStyle w:val="Marquedecommentaire"/>
                <w:rFonts w:ascii="Arial" w:hAnsi="Arial" w:cs="Arial"/>
              </w:rPr>
              <w:commentReference w:id="899"/>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1-1</w:t>
            </w:r>
          </w:p>
        </w:tc>
        <w:tc>
          <w:tcPr>
            <w:tcW w:w="1971" w:type="dxa"/>
          </w:tcPr>
          <w:p w:rsidR="00294020" w:rsidRPr="007E0F23" w:rsidRDefault="00A36CFC">
            <w:pPr>
              <w:pStyle w:val="Corpsdetexte"/>
              <w:rPr>
                <w:rFonts w:ascii="Arial" w:hAnsi="Arial" w:cs="Arial"/>
                <w:color w:val="000000" w:themeColor="text1"/>
                <w:szCs w:val="22"/>
              </w:rPr>
            </w:pPr>
            <w:r w:rsidRPr="007E0F23">
              <w:rPr>
                <w:rFonts w:ascii="Arial" w:hAnsi="Arial" w:cs="Arial"/>
                <w:color w:val="000000" w:themeColor="text1"/>
                <w:szCs w:val="22"/>
              </w:rPr>
              <w:t>Pourcentage</w:t>
            </w:r>
          </w:p>
        </w:tc>
        <w:tc>
          <w:tcPr>
            <w:tcW w:w="1971" w:type="dxa"/>
          </w:tcPr>
          <w:p w:rsidR="00294020" w:rsidRPr="007E0F23" w:rsidRDefault="00294020">
            <w:pPr>
              <w:pStyle w:val="Corpsdetexte"/>
              <w:rPr>
                <w:rFonts w:ascii="Arial" w:hAnsi="Arial" w:cs="Arial"/>
                <w:color w:val="000000" w:themeColor="text1"/>
                <w:szCs w:val="22"/>
                <w:u w:val="single"/>
              </w:rPr>
            </w:pPr>
          </w:p>
        </w:tc>
      </w:tr>
      <w:tr w:rsidR="00294020" w:rsidRPr="007E0F23">
        <w:tc>
          <w:tcPr>
            <w:tcW w:w="1970" w:type="dxa"/>
          </w:tcPr>
          <w:p w:rsidR="00294020" w:rsidRPr="007E0F23" w:rsidRDefault="00EA095A">
            <w:pPr>
              <w:pStyle w:val="Corpsdetexte"/>
              <w:rPr>
                <w:rFonts w:ascii="Arial" w:hAnsi="Arial" w:cs="Arial"/>
                <w:color w:val="000000" w:themeColor="text1"/>
                <w:szCs w:val="22"/>
              </w:rPr>
            </w:pPr>
            <w:proofErr w:type="spellStart"/>
            <w:r w:rsidRPr="007E0F23">
              <w:rPr>
                <w:rFonts w:ascii="Arial" w:hAnsi="Arial" w:cs="Arial"/>
                <w:color w:val="000000" w:themeColor="text1"/>
                <w:szCs w:val="22"/>
              </w:rPr>
              <w:t>retraitMin</w:t>
            </w:r>
            <w:proofErr w:type="spellEnd"/>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rPr>
              <w:t>retrait minimum à respecter</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1-1</w:t>
            </w:r>
          </w:p>
        </w:tc>
        <w:tc>
          <w:tcPr>
            <w:tcW w:w="1971" w:type="dxa"/>
          </w:tcPr>
          <w:p w:rsidR="00294020" w:rsidRPr="007E0F23" w:rsidRDefault="00A36CFC">
            <w:pPr>
              <w:pStyle w:val="Corpsdetexte"/>
              <w:rPr>
                <w:rFonts w:ascii="Arial" w:hAnsi="Arial" w:cs="Arial"/>
                <w:color w:val="000000" w:themeColor="text1"/>
                <w:szCs w:val="22"/>
              </w:rPr>
            </w:pPr>
            <w:del w:id="900" w:author="Alison Lenain" w:date="2024-02-09T16:19:00Z">
              <w:r w:rsidRPr="007E0F23" w:rsidDel="00530253">
                <w:rPr>
                  <w:rFonts w:ascii="Arial" w:hAnsi="Arial" w:cs="Arial"/>
                  <w:color w:val="000000" w:themeColor="text1"/>
                  <w:szCs w:val="22"/>
                </w:rPr>
                <w:delText>Pourcentage</w:delText>
              </w:r>
            </w:del>
          </w:p>
        </w:tc>
        <w:tc>
          <w:tcPr>
            <w:tcW w:w="1971" w:type="dxa"/>
          </w:tcPr>
          <w:p w:rsidR="00294020" w:rsidRPr="007E0F23" w:rsidRDefault="00294020">
            <w:pPr>
              <w:pStyle w:val="Corpsdetexte"/>
              <w:rPr>
                <w:rFonts w:ascii="Arial" w:hAnsi="Arial" w:cs="Arial"/>
                <w:color w:val="000000" w:themeColor="text1"/>
                <w:szCs w:val="22"/>
                <w:u w:val="single"/>
              </w:rPr>
            </w:pPr>
          </w:p>
        </w:tc>
      </w:tr>
    </w:tbl>
    <w:p w:rsidR="00294020" w:rsidRPr="007E0F23" w:rsidRDefault="00294020">
      <w:pPr>
        <w:pStyle w:val="Corpsdetexte"/>
        <w:rPr>
          <w:rFonts w:ascii="Arial" w:hAnsi="Arial" w:cs="Arial"/>
          <w:color w:val="000000" w:themeColor="text1"/>
        </w:rPr>
      </w:pPr>
    </w:p>
    <w:p w:rsidR="00294020" w:rsidRPr="007E0F23" w:rsidRDefault="00294020">
      <w:pPr>
        <w:pStyle w:val="Corpsdetexte"/>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901" w:name="_Toc158389291"/>
      <w:commentRangeStart w:id="902"/>
      <w:r w:rsidRPr="007E0F23">
        <w:rPr>
          <w:rFonts w:ascii="Arial" w:hAnsi="Arial" w:cs="Arial"/>
          <w:color w:val="000000" w:themeColor="text1"/>
        </w:rPr>
        <w:lastRenderedPageBreak/>
        <w:t>Classe Interdiction/Autorisation</w:t>
      </w:r>
      <w:commentRangeEnd w:id="902"/>
      <w:r w:rsidRPr="007E0F23">
        <w:rPr>
          <w:rFonts w:ascii="Arial" w:hAnsi="Arial" w:cs="Arial"/>
          <w:color w:val="000000" w:themeColor="text1"/>
        </w:rPr>
        <w:commentReference w:id="902"/>
      </w:r>
      <w:bookmarkEnd w:id="901"/>
    </w:p>
    <w:p w:rsidR="00294020" w:rsidRPr="007E0F23" w:rsidRDefault="00294020">
      <w:pPr>
        <w:pStyle w:val="Corpsdetexte"/>
        <w:rPr>
          <w:rFonts w:ascii="Arial" w:hAnsi="Arial" w:cs="Arial"/>
          <w:color w:val="000000" w:themeColor="text1"/>
        </w:rPr>
      </w:pPr>
    </w:p>
    <w:p w:rsidR="00A36CFC"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Cette classe permet de définir les interdictions/autorisations liées aux contraintes, par exemple, sur le type de bâtiment) vise à interdire ou autoriser la construction. </w:t>
      </w:r>
    </w:p>
    <w:p w:rsidR="00A36CFC" w:rsidRDefault="00A36CFC" w:rsidP="00A36CFC">
      <w:pPr>
        <w:pStyle w:val="Titre3mod"/>
        <w:rPr>
          <w:ins w:id="903" w:author="Alison Lenain" w:date="2024-02-09T16:20:00Z"/>
          <w:rFonts w:ascii="Arial" w:hAnsi="Arial" w:cs="Arial"/>
          <w:color w:val="000000" w:themeColor="text1"/>
          <w:sz w:val="22"/>
        </w:rPr>
      </w:pPr>
      <w:r w:rsidRPr="007E0F23">
        <w:rPr>
          <w:rFonts w:ascii="Arial" w:hAnsi="Arial" w:cs="Arial"/>
          <w:color w:val="000000" w:themeColor="text1"/>
          <w:sz w:val="22"/>
        </w:rPr>
        <w:t xml:space="preserve">Ces classes sont associées avec la classe ContrainteUnitaire avec un lien de généralisation. Elles héritent de l’ensemble des attributs de la classe </w:t>
      </w:r>
      <w:proofErr w:type="spellStart"/>
      <w:r w:rsidRPr="007E0F23">
        <w:rPr>
          <w:rFonts w:ascii="Arial" w:hAnsi="Arial" w:cs="Arial"/>
          <w:color w:val="000000" w:themeColor="text1"/>
          <w:sz w:val="22"/>
        </w:rPr>
        <w:t>RetraitAlignement</w:t>
      </w:r>
      <w:proofErr w:type="spellEnd"/>
      <w:r w:rsidRPr="007E0F23">
        <w:rPr>
          <w:rFonts w:ascii="Arial" w:hAnsi="Arial" w:cs="Arial"/>
          <w:color w:val="000000" w:themeColor="text1"/>
          <w:sz w:val="22"/>
        </w:rPr>
        <w:t>.</w:t>
      </w:r>
    </w:p>
    <w:p w:rsidR="00530253" w:rsidRPr="007E0F23" w:rsidRDefault="00530253" w:rsidP="00530253">
      <w:pPr>
        <w:pStyle w:val="Titre3mod"/>
        <w:rPr>
          <w:ins w:id="904" w:author="Alison Lenain" w:date="2024-02-09T16:20:00Z"/>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530253" w:rsidRPr="007E0F23" w:rsidTr="00EB07F1">
        <w:trPr>
          <w:ins w:id="905" w:author="Alison Lenain" w:date="2024-02-09T16:20:00Z"/>
        </w:trPr>
        <w:tc>
          <w:tcPr>
            <w:tcW w:w="9854" w:type="dxa"/>
            <w:gridSpan w:val="5"/>
          </w:tcPr>
          <w:p w:rsidR="00530253" w:rsidRPr="007E0F23" w:rsidRDefault="00530253" w:rsidP="00530253">
            <w:pPr>
              <w:pStyle w:val="Corpsdetexte"/>
              <w:rPr>
                <w:ins w:id="906" w:author="Alison Lenain" w:date="2024-02-09T16:20:00Z"/>
                <w:rFonts w:ascii="Arial" w:hAnsi="Arial" w:cs="Arial"/>
                <w:color w:val="000000" w:themeColor="text1"/>
                <w:sz w:val="24"/>
              </w:rPr>
            </w:pPr>
            <w:ins w:id="907" w:author="Alison Lenain" w:date="2024-02-09T16:20:00Z">
              <w:r w:rsidRPr="007E0F23">
                <w:rPr>
                  <w:rFonts w:ascii="Arial" w:hAnsi="Arial" w:cs="Arial"/>
                  <w:color w:val="000000" w:themeColor="text1"/>
                  <w:sz w:val="24"/>
                </w:rPr>
                <w:t xml:space="preserve">Nom de la table : </w:t>
              </w:r>
              <w:r>
                <w:rPr>
                  <w:rFonts w:ascii="Arial" w:hAnsi="Arial" w:cs="Arial"/>
                  <w:color w:val="000000" w:themeColor="text1"/>
                </w:rPr>
                <w:t>Interdiction/Autorisation</w:t>
              </w:r>
            </w:ins>
          </w:p>
        </w:tc>
      </w:tr>
      <w:tr w:rsidR="00530253" w:rsidRPr="007E0F23" w:rsidTr="00EB07F1">
        <w:trPr>
          <w:ins w:id="908" w:author="Alison Lenain" w:date="2024-02-09T16:20:00Z"/>
        </w:trPr>
        <w:tc>
          <w:tcPr>
            <w:tcW w:w="9854" w:type="dxa"/>
            <w:gridSpan w:val="5"/>
          </w:tcPr>
          <w:p w:rsidR="00530253" w:rsidRPr="007E0F23" w:rsidRDefault="00530253" w:rsidP="00EB07F1">
            <w:pPr>
              <w:pStyle w:val="Titre3mod"/>
              <w:rPr>
                <w:ins w:id="909" w:author="Alison Lenain" w:date="2024-02-09T16:20:00Z"/>
                <w:rFonts w:ascii="Arial" w:hAnsi="Arial" w:cs="Arial"/>
                <w:color w:val="000000" w:themeColor="text1"/>
                <w:sz w:val="24"/>
              </w:rPr>
            </w:pPr>
            <w:ins w:id="910" w:author="Alison Lenain" w:date="2024-02-09T16:21:00Z">
              <w:r>
                <w:rPr>
                  <w:rFonts w:ascii="Arial" w:hAnsi="Arial" w:cs="Arial"/>
                  <w:color w:val="000000" w:themeColor="text1"/>
                  <w:sz w:val="22"/>
                </w:rPr>
                <w:t xml:space="preserve">Ensemble des interdictions ou autorisations réglementaires pouvant impacter la </w:t>
              </w:r>
              <w:proofErr w:type="spellStart"/>
              <w:r>
                <w:rPr>
                  <w:rFonts w:ascii="Arial" w:hAnsi="Arial" w:cs="Arial"/>
                  <w:color w:val="000000" w:themeColor="text1"/>
                  <w:sz w:val="22"/>
                </w:rPr>
                <w:t>constructibilitté</w:t>
              </w:r>
            </w:ins>
            <w:proofErr w:type="spellEnd"/>
          </w:p>
        </w:tc>
      </w:tr>
      <w:tr w:rsidR="00530253" w:rsidRPr="007E0F23" w:rsidTr="00EB07F1">
        <w:trPr>
          <w:ins w:id="911" w:author="Alison Lenain" w:date="2024-02-09T16:20:00Z"/>
        </w:trPr>
        <w:tc>
          <w:tcPr>
            <w:tcW w:w="1970" w:type="dxa"/>
          </w:tcPr>
          <w:p w:rsidR="00530253" w:rsidRPr="007E0F23" w:rsidRDefault="00530253" w:rsidP="00EB07F1">
            <w:pPr>
              <w:pStyle w:val="Corpsdetexte"/>
              <w:rPr>
                <w:ins w:id="912" w:author="Alison Lenain" w:date="2024-02-09T16:20:00Z"/>
                <w:rFonts w:ascii="Arial" w:hAnsi="Arial" w:cs="Arial"/>
                <w:color w:val="000000" w:themeColor="text1"/>
              </w:rPr>
            </w:pPr>
            <w:ins w:id="913" w:author="Alison Lenain" w:date="2024-02-09T16:20:00Z">
              <w:r w:rsidRPr="007E0F23">
                <w:rPr>
                  <w:rFonts w:ascii="Arial" w:hAnsi="Arial" w:cs="Arial"/>
                  <w:color w:val="000000" w:themeColor="text1"/>
                </w:rPr>
                <w:t>Attribut</w:t>
              </w:r>
            </w:ins>
          </w:p>
        </w:tc>
        <w:tc>
          <w:tcPr>
            <w:tcW w:w="1971" w:type="dxa"/>
          </w:tcPr>
          <w:p w:rsidR="00530253" w:rsidRPr="007E0F23" w:rsidRDefault="00530253" w:rsidP="00EB07F1">
            <w:pPr>
              <w:pStyle w:val="Corpsdetexte"/>
              <w:rPr>
                <w:ins w:id="914" w:author="Alison Lenain" w:date="2024-02-09T16:20:00Z"/>
                <w:rFonts w:ascii="Arial" w:hAnsi="Arial" w:cs="Arial"/>
                <w:color w:val="000000" w:themeColor="text1"/>
              </w:rPr>
            </w:pPr>
            <w:ins w:id="915" w:author="Alison Lenain" w:date="2024-02-09T16:20:00Z">
              <w:r w:rsidRPr="007E0F23">
                <w:rPr>
                  <w:rFonts w:ascii="Arial" w:hAnsi="Arial" w:cs="Arial"/>
                  <w:color w:val="000000" w:themeColor="text1"/>
                </w:rPr>
                <w:t>Définition</w:t>
              </w:r>
            </w:ins>
          </w:p>
        </w:tc>
        <w:tc>
          <w:tcPr>
            <w:tcW w:w="1971" w:type="dxa"/>
          </w:tcPr>
          <w:p w:rsidR="00530253" w:rsidRPr="007E0F23" w:rsidRDefault="00530253" w:rsidP="00EB07F1">
            <w:pPr>
              <w:pStyle w:val="Corpsdetexte"/>
              <w:rPr>
                <w:ins w:id="916" w:author="Alison Lenain" w:date="2024-02-09T16:20:00Z"/>
                <w:rFonts w:ascii="Arial" w:hAnsi="Arial" w:cs="Arial"/>
                <w:color w:val="000000" w:themeColor="text1"/>
              </w:rPr>
            </w:pPr>
            <w:ins w:id="917" w:author="Alison Lenain" w:date="2024-02-09T16:20:00Z">
              <w:r>
                <w:rPr>
                  <w:rFonts w:ascii="Arial" w:hAnsi="Arial" w:cs="Arial"/>
                  <w:color w:val="000000" w:themeColor="text1"/>
                </w:rPr>
                <w:t>Exemples</w:t>
              </w:r>
            </w:ins>
          </w:p>
        </w:tc>
        <w:tc>
          <w:tcPr>
            <w:tcW w:w="1971" w:type="dxa"/>
          </w:tcPr>
          <w:p w:rsidR="00530253" w:rsidRPr="007E0F23" w:rsidRDefault="00530253" w:rsidP="00EB07F1">
            <w:pPr>
              <w:pStyle w:val="Corpsdetexte"/>
              <w:rPr>
                <w:ins w:id="918" w:author="Alison Lenain" w:date="2024-02-09T16:20:00Z"/>
                <w:rFonts w:ascii="Arial" w:hAnsi="Arial" w:cs="Arial"/>
                <w:color w:val="000000" w:themeColor="text1"/>
              </w:rPr>
            </w:pPr>
            <w:ins w:id="919" w:author="Alison Lenain" w:date="2024-02-09T16:20:00Z">
              <w:r w:rsidRPr="007E0F23">
                <w:rPr>
                  <w:rFonts w:ascii="Arial" w:hAnsi="Arial" w:cs="Arial"/>
                  <w:color w:val="000000" w:themeColor="text1"/>
                </w:rPr>
                <w:t>Type</w:t>
              </w:r>
            </w:ins>
          </w:p>
        </w:tc>
        <w:tc>
          <w:tcPr>
            <w:tcW w:w="1971" w:type="dxa"/>
          </w:tcPr>
          <w:p w:rsidR="00530253" w:rsidRPr="007E0F23" w:rsidRDefault="00530253" w:rsidP="00EB07F1">
            <w:pPr>
              <w:pStyle w:val="Corpsdetexte"/>
              <w:rPr>
                <w:ins w:id="920" w:author="Alison Lenain" w:date="2024-02-09T16:20:00Z"/>
                <w:rFonts w:ascii="Arial" w:hAnsi="Arial" w:cs="Arial"/>
                <w:color w:val="000000" w:themeColor="text1"/>
              </w:rPr>
            </w:pPr>
            <w:ins w:id="921" w:author="Alison Lenain" w:date="2024-02-09T16:20:00Z">
              <w:r w:rsidRPr="007E0F23">
                <w:rPr>
                  <w:rFonts w:ascii="Arial" w:hAnsi="Arial" w:cs="Arial"/>
                  <w:color w:val="000000" w:themeColor="text1"/>
                </w:rPr>
                <w:t>Contraintes sur l’attribut</w:t>
              </w:r>
            </w:ins>
          </w:p>
        </w:tc>
      </w:tr>
      <w:tr w:rsidR="00530253" w:rsidRPr="007E0F23" w:rsidTr="00EB07F1">
        <w:trPr>
          <w:ins w:id="922" w:author="Alison Lenain" w:date="2024-02-09T16:20:00Z"/>
        </w:trPr>
        <w:tc>
          <w:tcPr>
            <w:tcW w:w="1970" w:type="dxa"/>
          </w:tcPr>
          <w:p w:rsidR="00530253" w:rsidRPr="007E0F23" w:rsidRDefault="00530253" w:rsidP="00EB07F1">
            <w:pPr>
              <w:pStyle w:val="Corpsdetexte"/>
              <w:rPr>
                <w:ins w:id="923" w:author="Alison Lenain" w:date="2024-02-09T16:20:00Z"/>
                <w:rFonts w:ascii="Arial" w:hAnsi="Arial" w:cs="Arial"/>
                <w:color w:val="000000" w:themeColor="text1"/>
              </w:rPr>
            </w:pPr>
            <w:ins w:id="924" w:author="Alison Lenain" w:date="2024-02-09T16:20:00Z">
              <w:r w:rsidRPr="007E0F23">
                <w:rPr>
                  <w:rFonts w:ascii="Arial" w:hAnsi="Arial" w:cs="Arial"/>
                  <w:color w:val="000000" w:themeColor="text1"/>
                  <w:szCs w:val="22"/>
                </w:rPr>
                <w:t>id</w:t>
              </w:r>
            </w:ins>
          </w:p>
        </w:tc>
        <w:tc>
          <w:tcPr>
            <w:tcW w:w="1971" w:type="dxa"/>
          </w:tcPr>
          <w:p w:rsidR="00530253" w:rsidRPr="007E0F23" w:rsidRDefault="00530253" w:rsidP="004B4BA6">
            <w:pPr>
              <w:pStyle w:val="Corpsdetexte"/>
              <w:rPr>
                <w:ins w:id="925" w:author="Alison Lenain" w:date="2024-02-09T16:20:00Z"/>
                <w:rFonts w:ascii="Arial" w:hAnsi="Arial" w:cs="Arial"/>
                <w:color w:val="000000" w:themeColor="text1"/>
              </w:rPr>
            </w:pPr>
            <w:ins w:id="926" w:author="Alison Lenain" w:date="2024-02-09T16:20:00Z">
              <w:r w:rsidRPr="007E0F23">
                <w:rPr>
                  <w:rFonts w:ascii="Arial" w:hAnsi="Arial" w:cs="Arial"/>
                  <w:color w:val="000000" w:themeColor="text1"/>
                  <w:szCs w:val="22"/>
                </w:rPr>
                <w:t>Identifiant unique de l</w:t>
              </w:r>
            </w:ins>
            <w:ins w:id="927" w:author="Alison Lenain" w:date="2024-02-09T16:22:00Z">
              <w:r w:rsidR="004B4BA6">
                <w:rPr>
                  <w:rFonts w:ascii="Arial" w:hAnsi="Arial" w:cs="Arial"/>
                  <w:color w:val="000000" w:themeColor="text1"/>
                  <w:szCs w:val="22"/>
                </w:rPr>
                <w:t>’interdiction ou de l’autorisat</w:t>
              </w:r>
            </w:ins>
            <w:ins w:id="928" w:author="Alison Lenain" w:date="2024-02-09T16:23:00Z">
              <w:r w:rsidR="004B4BA6">
                <w:rPr>
                  <w:rFonts w:ascii="Arial" w:hAnsi="Arial" w:cs="Arial"/>
                  <w:color w:val="000000" w:themeColor="text1"/>
                  <w:szCs w:val="22"/>
                </w:rPr>
                <w:t>ion</w:t>
              </w:r>
            </w:ins>
            <w:ins w:id="929" w:author="Alison Lenain" w:date="2024-02-09T16:22:00Z">
              <w:r w:rsidR="004B4BA6">
                <w:rPr>
                  <w:rFonts w:ascii="Arial" w:hAnsi="Arial" w:cs="Arial"/>
                  <w:color w:val="000000" w:themeColor="text1"/>
                  <w:szCs w:val="22"/>
                </w:rPr>
                <w:t xml:space="preserve"> </w:t>
              </w:r>
            </w:ins>
            <w:ins w:id="930" w:author="Alison Lenain" w:date="2024-02-09T16:20:00Z">
              <w:r w:rsidRPr="007E0F23">
                <w:rPr>
                  <w:rFonts w:ascii="Arial" w:hAnsi="Arial" w:cs="Arial"/>
                  <w:color w:val="000000" w:themeColor="text1"/>
                  <w:szCs w:val="22"/>
                </w:rPr>
                <w:t>s’appliquant.</w:t>
              </w:r>
            </w:ins>
          </w:p>
        </w:tc>
        <w:tc>
          <w:tcPr>
            <w:tcW w:w="1971" w:type="dxa"/>
          </w:tcPr>
          <w:p w:rsidR="00530253" w:rsidRDefault="00530253" w:rsidP="00EB07F1">
            <w:pPr>
              <w:pStyle w:val="Corpsdetexte"/>
              <w:rPr>
                <w:ins w:id="931" w:author="Alison Lenain" w:date="2024-02-09T16:21:00Z"/>
                <w:rFonts w:ascii="Arial" w:hAnsi="Arial" w:cs="Arial"/>
                <w:color w:val="000000" w:themeColor="text1"/>
                <w:sz w:val="24"/>
              </w:rPr>
            </w:pPr>
            <w:ins w:id="932" w:author="Alison Lenain" w:date="2024-02-09T16:21:00Z">
              <w:r w:rsidRPr="00530253">
                <w:rPr>
                  <w:rFonts w:ascii="Arial" w:hAnsi="Arial" w:cs="Arial"/>
                  <w:color w:val="000000" w:themeColor="text1"/>
                  <w:sz w:val="24"/>
                </w:rPr>
                <w:t>44712_PLU_20041103/reglement/UE/UE2/contenu02/regle01/ctu02/autorisation01</w:t>
              </w:r>
            </w:ins>
          </w:p>
          <w:p w:rsidR="00530253" w:rsidRPr="007E0F23" w:rsidDel="006A7810" w:rsidRDefault="00530253" w:rsidP="00EB07F1">
            <w:pPr>
              <w:pStyle w:val="Corpsdetexte"/>
              <w:rPr>
                <w:ins w:id="933" w:author="Alison Lenain" w:date="2024-02-09T16:20:00Z"/>
                <w:rFonts w:ascii="Arial" w:hAnsi="Arial" w:cs="Arial"/>
                <w:color w:val="000000" w:themeColor="text1"/>
              </w:rPr>
            </w:pPr>
            <w:ins w:id="934" w:author="Alison Lenain" w:date="2024-02-09T16:21:00Z">
              <w:r w:rsidRPr="00530253">
                <w:rPr>
                  <w:rFonts w:ascii="Arial" w:hAnsi="Arial" w:cs="Arial"/>
                  <w:color w:val="000000" w:themeColor="text1"/>
                </w:rPr>
                <w:t>44712_PLU_20041103/reglement/UE/UE2/contenu02/regle01/ctu02/interdiction01</w:t>
              </w:r>
            </w:ins>
          </w:p>
        </w:tc>
        <w:tc>
          <w:tcPr>
            <w:tcW w:w="1971" w:type="dxa"/>
          </w:tcPr>
          <w:p w:rsidR="00530253" w:rsidRPr="007E0F23" w:rsidRDefault="00530253" w:rsidP="00EB07F1">
            <w:pPr>
              <w:pStyle w:val="Corpsdetexte"/>
              <w:rPr>
                <w:ins w:id="935" w:author="Alison Lenain" w:date="2024-02-09T16:20:00Z"/>
                <w:rFonts w:ascii="Arial" w:hAnsi="Arial" w:cs="Arial"/>
                <w:color w:val="000000" w:themeColor="text1"/>
              </w:rPr>
            </w:pPr>
            <w:ins w:id="936" w:author="Alison Lenain" w:date="2024-02-09T16:20:00Z">
              <w:r w:rsidRPr="007E0F23">
                <w:rPr>
                  <w:rFonts w:ascii="Arial" w:hAnsi="Arial" w:cs="Arial"/>
                  <w:color w:val="000000" w:themeColor="text1"/>
                  <w:szCs w:val="22"/>
                </w:rPr>
                <w:t>URI</w:t>
              </w:r>
            </w:ins>
          </w:p>
        </w:tc>
        <w:tc>
          <w:tcPr>
            <w:tcW w:w="1971" w:type="dxa"/>
          </w:tcPr>
          <w:p w:rsidR="00530253" w:rsidRPr="007E0F23" w:rsidRDefault="00530253" w:rsidP="00EB07F1">
            <w:pPr>
              <w:pStyle w:val="Corpsdetexte"/>
              <w:rPr>
                <w:ins w:id="937" w:author="Alison Lenain" w:date="2024-02-09T16:20:00Z"/>
                <w:rFonts w:ascii="Arial" w:hAnsi="Arial" w:cs="Arial"/>
                <w:color w:val="000000" w:themeColor="text1"/>
              </w:rPr>
            </w:pPr>
            <w:ins w:id="938" w:author="Alison Lenain" w:date="2024-02-09T16:20:00Z">
              <w:r>
                <w:rPr>
                  <w:rFonts w:ascii="Arial" w:hAnsi="Arial" w:cs="Arial"/>
                  <w:color w:val="000000" w:themeColor="text1"/>
                  <w:szCs w:val="22"/>
                </w:rPr>
                <w:t>Obligatoire (Valeur vide interdite, valeur unique : 1-1)</w:t>
              </w:r>
            </w:ins>
          </w:p>
        </w:tc>
      </w:tr>
      <w:tr w:rsidR="00530253" w:rsidRPr="007E0F23" w:rsidTr="00EB07F1">
        <w:trPr>
          <w:ins w:id="939" w:author="Alison Lenain" w:date="2024-02-09T16:20:00Z"/>
        </w:trPr>
        <w:tc>
          <w:tcPr>
            <w:tcW w:w="1970" w:type="dxa"/>
          </w:tcPr>
          <w:p w:rsidR="00530253" w:rsidRPr="007E0F23" w:rsidRDefault="00530253" w:rsidP="00EB07F1">
            <w:pPr>
              <w:pStyle w:val="Corpsdetexte"/>
              <w:rPr>
                <w:ins w:id="940" w:author="Alison Lenain" w:date="2024-02-09T16:20:00Z"/>
                <w:rFonts w:ascii="Arial" w:hAnsi="Arial" w:cs="Arial"/>
                <w:color w:val="000000" w:themeColor="text1"/>
              </w:rPr>
            </w:pPr>
            <w:commentRangeStart w:id="941"/>
            <w:ins w:id="942" w:author="Alison Lenain" w:date="2024-02-09T16:20:00Z">
              <w:r w:rsidRPr="007E0F23">
                <w:rPr>
                  <w:rFonts w:ascii="Arial" w:hAnsi="Arial" w:cs="Arial"/>
                  <w:color w:val="000000" w:themeColor="text1"/>
                  <w:szCs w:val="22"/>
                </w:rPr>
                <w:t>nom</w:t>
              </w:r>
              <w:commentRangeEnd w:id="941"/>
              <w:r>
                <w:rPr>
                  <w:rStyle w:val="Marquedecommentaire"/>
                  <w:rFonts w:ascii="Times New Roman" w:hAnsi="Times New Roman"/>
                </w:rPr>
                <w:commentReference w:id="941"/>
              </w:r>
            </w:ins>
          </w:p>
        </w:tc>
        <w:tc>
          <w:tcPr>
            <w:tcW w:w="1971" w:type="dxa"/>
          </w:tcPr>
          <w:p w:rsidR="00530253" w:rsidRPr="007E0F23" w:rsidRDefault="00530253" w:rsidP="004B4BA6">
            <w:pPr>
              <w:pStyle w:val="Corpsdetexte"/>
              <w:rPr>
                <w:ins w:id="943" w:author="Alison Lenain" w:date="2024-02-09T16:20:00Z"/>
                <w:rFonts w:ascii="Arial" w:hAnsi="Arial" w:cs="Arial"/>
                <w:color w:val="000000" w:themeColor="text1"/>
              </w:rPr>
            </w:pPr>
            <w:ins w:id="944" w:author="Alison Lenain" w:date="2024-02-09T16:20:00Z">
              <w:r w:rsidRPr="007E0F23">
                <w:rPr>
                  <w:rFonts w:ascii="Arial" w:hAnsi="Arial" w:cs="Arial"/>
                  <w:color w:val="000000" w:themeColor="text1"/>
                  <w:szCs w:val="22"/>
                </w:rPr>
                <w:t xml:space="preserve">Nom </w:t>
              </w:r>
              <w:r>
                <w:rPr>
                  <w:rFonts w:ascii="Arial" w:hAnsi="Arial" w:cs="Arial"/>
                  <w:color w:val="000000" w:themeColor="text1"/>
                  <w:szCs w:val="22"/>
                </w:rPr>
                <w:t xml:space="preserve">de </w:t>
              </w:r>
            </w:ins>
            <w:ins w:id="945" w:author="Alison Lenain" w:date="2024-02-09T16:24:00Z">
              <w:r w:rsidR="004B4BA6">
                <w:rPr>
                  <w:rFonts w:ascii="Arial" w:hAnsi="Arial" w:cs="Arial"/>
                  <w:color w:val="000000" w:themeColor="text1"/>
                  <w:szCs w:val="22"/>
                </w:rPr>
                <w:t>l’</w:t>
              </w:r>
              <w:r w:rsidR="004B4BA6" w:rsidRPr="007E0F23">
                <w:rPr>
                  <w:rFonts w:ascii="Arial" w:hAnsi="Arial" w:cs="Arial"/>
                  <w:color w:val="000000" w:themeColor="text1"/>
                  <w:szCs w:val="22"/>
                </w:rPr>
                <w:t>interdiction</w:t>
              </w:r>
            </w:ins>
            <w:ins w:id="946" w:author="Alison Lenain" w:date="2024-02-09T16:23:00Z">
              <w:r w:rsidR="004B4BA6">
                <w:rPr>
                  <w:rFonts w:ascii="Arial" w:hAnsi="Arial" w:cs="Arial"/>
                  <w:color w:val="000000" w:themeColor="text1"/>
                  <w:szCs w:val="22"/>
                </w:rPr>
                <w:t xml:space="preserve"> ou de l’autorisant</w:t>
              </w:r>
            </w:ins>
          </w:p>
        </w:tc>
        <w:tc>
          <w:tcPr>
            <w:tcW w:w="1971" w:type="dxa"/>
          </w:tcPr>
          <w:p w:rsidR="00530253" w:rsidRPr="007E0F23" w:rsidDel="006A7810" w:rsidRDefault="00530253" w:rsidP="00EB07F1">
            <w:pPr>
              <w:pStyle w:val="Corpsdetexte"/>
              <w:rPr>
                <w:ins w:id="947" w:author="Alison Lenain" w:date="2024-02-09T16:20:00Z"/>
                <w:rFonts w:ascii="Arial" w:hAnsi="Arial" w:cs="Arial"/>
                <w:color w:val="000000" w:themeColor="text1"/>
              </w:rPr>
            </w:pPr>
          </w:p>
        </w:tc>
        <w:tc>
          <w:tcPr>
            <w:tcW w:w="1971" w:type="dxa"/>
          </w:tcPr>
          <w:p w:rsidR="00530253" w:rsidRPr="007E0F23" w:rsidRDefault="00530253" w:rsidP="00EB07F1">
            <w:pPr>
              <w:pStyle w:val="Corpsdetexte"/>
              <w:rPr>
                <w:ins w:id="948" w:author="Alison Lenain" w:date="2024-02-09T16:20:00Z"/>
                <w:rFonts w:ascii="Arial" w:hAnsi="Arial" w:cs="Arial"/>
                <w:color w:val="000000" w:themeColor="text1"/>
              </w:rPr>
            </w:pPr>
            <w:proofErr w:type="spellStart"/>
            <w:ins w:id="949" w:author="Alison Lenain" w:date="2024-02-09T16:20:00Z">
              <w:r w:rsidRPr="007E0F23">
                <w:rPr>
                  <w:rFonts w:ascii="Arial" w:hAnsi="Arial" w:cs="Arial"/>
                  <w:color w:val="000000" w:themeColor="text1"/>
                  <w:szCs w:val="22"/>
                </w:rPr>
                <w:t>CharacterString</w:t>
              </w:r>
              <w:proofErr w:type="spellEnd"/>
            </w:ins>
          </w:p>
        </w:tc>
        <w:tc>
          <w:tcPr>
            <w:tcW w:w="1971" w:type="dxa"/>
          </w:tcPr>
          <w:p w:rsidR="00530253" w:rsidRPr="007E0F23" w:rsidRDefault="00530253" w:rsidP="00EB07F1">
            <w:pPr>
              <w:pStyle w:val="Corpsdetexte"/>
              <w:rPr>
                <w:ins w:id="950" w:author="Alison Lenain" w:date="2024-02-09T16:20:00Z"/>
                <w:rFonts w:ascii="Arial" w:hAnsi="Arial" w:cs="Arial"/>
                <w:color w:val="000000" w:themeColor="text1"/>
              </w:rPr>
            </w:pPr>
            <w:ins w:id="951" w:author="Alison Lenain" w:date="2024-02-09T16:20:00Z">
              <w:r>
                <w:rPr>
                  <w:rFonts w:ascii="Arial" w:hAnsi="Arial" w:cs="Arial"/>
                  <w:color w:val="000000" w:themeColor="text1"/>
                  <w:szCs w:val="22"/>
                </w:rPr>
                <w:t>Obligatoire (Valeur vide interdite, valeur unique : 1-1)</w:t>
              </w:r>
            </w:ins>
          </w:p>
        </w:tc>
      </w:tr>
      <w:tr w:rsidR="00530253" w:rsidRPr="007E0F23" w:rsidTr="00EB07F1">
        <w:trPr>
          <w:ins w:id="952" w:author="Alison Lenain" w:date="2024-02-09T16:20:00Z"/>
        </w:trPr>
        <w:tc>
          <w:tcPr>
            <w:tcW w:w="1970" w:type="dxa"/>
          </w:tcPr>
          <w:p w:rsidR="00530253" w:rsidRPr="007E0F23" w:rsidRDefault="00530253" w:rsidP="00EB07F1">
            <w:pPr>
              <w:pStyle w:val="Corpsdetexte"/>
              <w:rPr>
                <w:ins w:id="953" w:author="Alison Lenain" w:date="2024-02-09T16:20:00Z"/>
                <w:rFonts w:ascii="Arial" w:hAnsi="Arial" w:cs="Arial"/>
                <w:color w:val="000000" w:themeColor="text1"/>
              </w:rPr>
            </w:pPr>
            <w:ins w:id="954" w:author="Alison Lenain" w:date="2024-02-09T16:20:00Z">
              <w:r w:rsidRPr="007E0F23">
                <w:rPr>
                  <w:rFonts w:ascii="Arial" w:hAnsi="Arial" w:cs="Arial"/>
                  <w:color w:val="000000" w:themeColor="text1"/>
                  <w:szCs w:val="22"/>
                </w:rPr>
                <w:t>type</w:t>
              </w:r>
            </w:ins>
          </w:p>
        </w:tc>
        <w:tc>
          <w:tcPr>
            <w:tcW w:w="1971" w:type="dxa"/>
          </w:tcPr>
          <w:p w:rsidR="00530253" w:rsidRPr="007E0F23" w:rsidRDefault="00530253" w:rsidP="004B4BA6">
            <w:pPr>
              <w:pStyle w:val="Corpsdetexte"/>
              <w:rPr>
                <w:ins w:id="955" w:author="Alison Lenain" w:date="2024-02-09T16:20:00Z"/>
                <w:rFonts w:ascii="Arial" w:hAnsi="Arial" w:cs="Arial"/>
                <w:color w:val="000000" w:themeColor="text1"/>
              </w:rPr>
            </w:pPr>
            <w:ins w:id="956" w:author="Alison Lenain" w:date="2024-02-09T16:20:00Z">
              <w:r w:rsidRPr="007E0F23">
                <w:rPr>
                  <w:rFonts w:ascii="Arial" w:hAnsi="Arial" w:cs="Arial"/>
                  <w:color w:val="000000" w:themeColor="text1"/>
                  <w:sz w:val="24"/>
                  <w:szCs w:val="22"/>
                </w:rPr>
                <w:t xml:space="preserve">Catégorie de la </w:t>
              </w:r>
              <w:r>
                <w:rPr>
                  <w:rFonts w:ascii="Arial" w:hAnsi="Arial" w:cs="Arial"/>
                  <w:color w:val="000000" w:themeColor="text1"/>
                  <w:szCs w:val="22"/>
                </w:rPr>
                <w:t>con</w:t>
              </w:r>
            </w:ins>
            <w:ins w:id="957" w:author="Alison Lenain" w:date="2024-02-09T16:24:00Z">
              <w:r w:rsidR="004B4BA6">
                <w:rPr>
                  <w:rFonts w:ascii="Arial" w:hAnsi="Arial" w:cs="Arial"/>
                  <w:color w:val="000000" w:themeColor="text1"/>
                  <w:szCs w:val="22"/>
                </w:rPr>
                <w:t>trainte</w:t>
              </w:r>
            </w:ins>
            <w:ins w:id="958" w:author="Alison Lenain" w:date="2024-02-09T16:20:00Z">
              <w:r>
                <w:rPr>
                  <w:rFonts w:ascii="Arial" w:hAnsi="Arial" w:cs="Arial"/>
                  <w:color w:val="000000" w:themeColor="text1"/>
                  <w:szCs w:val="22"/>
                </w:rPr>
                <w:t xml:space="preserve"> </w:t>
              </w:r>
              <w:r w:rsidRPr="007E0F23">
                <w:rPr>
                  <w:rFonts w:ascii="Arial" w:hAnsi="Arial" w:cs="Arial"/>
                  <w:color w:val="000000" w:themeColor="text1"/>
                  <w:sz w:val="24"/>
                  <w:szCs w:val="22"/>
                </w:rPr>
                <w:t>s’appliquant.</w:t>
              </w:r>
            </w:ins>
          </w:p>
        </w:tc>
        <w:tc>
          <w:tcPr>
            <w:tcW w:w="1971" w:type="dxa"/>
          </w:tcPr>
          <w:p w:rsidR="00530253" w:rsidRPr="007E0F23" w:rsidDel="006A7810" w:rsidRDefault="004B4BA6" w:rsidP="00EB07F1">
            <w:pPr>
              <w:pStyle w:val="Corpsdetexte"/>
              <w:rPr>
                <w:ins w:id="959" w:author="Alison Lenain" w:date="2024-02-09T16:20:00Z"/>
                <w:rFonts w:ascii="Arial" w:hAnsi="Arial" w:cs="Arial"/>
                <w:color w:val="000000" w:themeColor="text1"/>
              </w:rPr>
            </w:pPr>
            <w:ins w:id="960" w:author="Alison Lenain" w:date="2024-02-09T16:24:00Z">
              <w:r>
                <w:rPr>
                  <w:rFonts w:ascii="Arial" w:hAnsi="Arial" w:cs="Arial"/>
                  <w:color w:val="000000" w:themeColor="text1"/>
                  <w:szCs w:val="22"/>
                </w:rPr>
                <w:t>Interdiction</w:t>
              </w:r>
            </w:ins>
          </w:p>
        </w:tc>
        <w:tc>
          <w:tcPr>
            <w:tcW w:w="1971" w:type="dxa"/>
          </w:tcPr>
          <w:p w:rsidR="00530253" w:rsidRPr="007E0F23" w:rsidRDefault="00530253" w:rsidP="00EB07F1">
            <w:pPr>
              <w:pStyle w:val="Corpsdetexte"/>
              <w:rPr>
                <w:ins w:id="961" w:author="Alison Lenain" w:date="2024-02-09T16:20:00Z"/>
                <w:rFonts w:ascii="Arial" w:hAnsi="Arial" w:cs="Arial"/>
                <w:color w:val="000000" w:themeColor="text1"/>
              </w:rPr>
            </w:pPr>
            <w:proofErr w:type="spellStart"/>
            <w:ins w:id="962" w:author="Alison Lenain" w:date="2024-02-09T16:20:00Z">
              <w:r w:rsidRPr="007E0F23">
                <w:rPr>
                  <w:rFonts w:ascii="Arial" w:hAnsi="Arial" w:cs="Arial"/>
                  <w:color w:val="000000" w:themeColor="text1"/>
                  <w:szCs w:val="22"/>
                </w:rPr>
                <w:t>CharacterString</w:t>
              </w:r>
              <w:proofErr w:type="spellEnd"/>
            </w:ins>
          </w:p>
        </w:tc>
        <w:tc>
          <w:tcPr>
            <w:tcW w:w="1971" w:type="dxa"/>
          </w:tcPr>
          <w:p w:rsidR="00530253" w:rsidRPr="007E0F23" w:rsidRDefault="00530253" w:rsidP="00EB07F1">
            <w:pPr>
              <w:pStyle w:val="Corpsdetexte"/>
              <w:rPr>
                <w:ins w:id="963" w:author="Alison Lenain" w:date="2024-02-09T16:20:00Z"/>
                <w:rFonts w:ascii="Arial" w:hAnsi="Arial" w:cs="Arial"/>
                <w:color w:val="000000" w:themeColor="text1"/>
              </w:rPr>
            </w:pPr>
            <w:ins w:id="964" w:author="Alison Lenain" w:date="2024-02-09T16:20:00Z">
              <w:r>
                <w:rPr>
                  <w:rFonts w:ascii="Arial" w:hAnsi="Arial" w:cs="Arial"/>
                  <w:color w:val="000000" w:themeColor="text1"/>
                  <w:szCs w:val="22"/>
                </w:rPr>
                <w:t>Obligatoire (Valeur vide interdite, valeur multiples autorisées: 1-*)</w:t>
              </w:r>
            </w:ins>
          </w:p>
        </w:tc>
      </w:tr>
      <w:tr w:rsidR="00530253" w:rsidRPr="007E0F23" w:rsidTr="00EB07F1">
        <w:trPr>
          <w:ins w:id="965" w:author="Alison Lenain" w:date="2024-02-09T16:20:00Z"/>
        </w:trPr>
        <w:tc>
          <w:tcPr>
            <w:tcW w:w="1970" w:type="dxa"/>
          </w:tcPr>
          <w:p w:rsidR="00530253" w:rsidRPr="007E0F23" w:rsidRDefault="00530253" w:rsidP="00EB07F1">
            <w:pPr>
              <w:pStyle w:val="Corpsdetexte"/>
              <w:rPr>
                <w:ins w:id="966" w:author="Alison Lenain" w:date="2024-02-09T16:20:00Z"/>
                <w:rFonts w:ascii="Arial" w:hAnsi="Arial" w:cs="Arial"/>
                <w:color w:val="000000" w:themeColor="text1"/>
              </w:rPr>
            </w:pPr>
            <w:ins w:id="967" w:author="Alison Lenain" w:date="2024-02-09T16:20:00Z">
              <w:r w:rsidRPr="007E0F23">
                <w:rPr>
                  <w:rFonts w:ascii="Arial" w:hAnsi="Arial" w:cs="Arial"/>
                  <w:color w:val="000000" w:themeColor="text1"/>
                  <w:szCs w:val="22"/>
                </w:rPr>
                <w:t>‍commentaire</w:t>
              </w:r>
            </w:ins>
          </w:p>
        </w:tc>
        <w:tc>
          <w:tcPr>
            <w:tcW w:w="1971" w:type="dxa"/>
          </w:tcPr>
          <w:p w:rsidR="00530253" w:rsidRPr="007E0F23" w:rsidRDefault="00530253" w:rsidP="004B4BA6">
            <w:pPr>
              <w:pStyle w:val="Corpsdetexte"/>
              <w:rPr>
                <w:ins w:id="968" w:author="Alison Lenain" w:date="2024-02-09T16:20:00Z"/>
                <w:rFonts w:ascii="Arial" w:hAnsi="Arial" w:cs="Arial"/>
                <w:color w:val="000000" w:themeColor="text1"/>
              </w:rPr>
            </w:pPr>
            <w:ins w:id="969" w:author="Alison Lenain" w:date="2024-02-09T16:20: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w:t>
              </w:r>
              <w:r w:rsidR="004B4BA6">
                <w:rPr>
                  <w:rFonts w:ascii="Arial" w:hAnsi="Arial" w:cs="Arial"/>
                  <w:color w:val="000000" w:themeColor="text1"/>
                </w:rPr>
                <w:t>con</w:t>
              </w:r>
            </w:ins>
            <w:ins w:id="970" w:author="Alison Lenain" w:date="2024-02-09T16:25:00Z">
              <w:r w:rsidR="004B4BA6">
                <w:rPr>
                  <w:rFonts w:ascii="Arial" w:hAnsi="Arial" w:cs="Arial"/>
                  <w:color w:val="000000" w:themeColor="text1"/>
                </w:rPr>
                <w:t xml:space="preserve">traintes </w:t>
              </w:r>
            </w:ins>
            <w:commentRangeStart w:id="971"/>
            <w:ins w:id="972" w:author="Alison Lenain" w:date="2024-02-09T16:20:00Z">
              <w:r w:rsidRPr="007E0F23">
                <w:rPr>
                  <w:rFonts w:ascii="Arial" w:hAnsi="Arial" w:cs="Arial"/>
                  <w:color w:val="000000" w:themeColor="text1"/>
                </w:rPr>
                <w:t>décrites</w:t>
              </w:r>
              <w:commentRangeEnd w:id="971"/>
              <w:r>
                <w:rPr>
                  <w:rStyle w:val="Marquedecommentaire"/>
                  <w:rFonts w:ascii="Times New Roman" w:hAnsi="Times New Roman"/>
                </w:rPr>
                <w:commentReference w:id="971"/>
              </w:r>
            </w:ins>
          </w:p>
        </w:tc>
        <w:tc>
          <w:tcPr>
            <w:tcW w:w="1971" w:type="dxa"/>
          </w:tcPr>
          <w:p w:rsidR="00530253" w:rsidRPr="007E0F23" w:rsidDel="006A7810" w:rsidRDefault="00530253" w:rsidP="00EB07F1">
            <w:pPr>
              <w:pStyle w:val="Corpsdetexte"/>
              <w:rPr>
                <w:ins w:id="973" w:author="Alison Lenain" w:date="2024-02-09T16:20:00Z"/>
                <w:rFonts w:ascii="Arial" w:hAnsi="Arial" w:cs="Arial"/>
                <w:color w:val="000000" w:themeColor="text1"/>
              </w:rPr>
            </w:pPr>
            <w:ins w:id="974" w:author="Alison Lenain" w:date="2024-02-09T16:20:00Z">
              <w:r>
                <w:rPr>
                  <w:rFonts w:ascii="Arial" w:hAnsi="Arial" w:cs="Arial"/>
                  <w:color w:val="000000" w:themeColor="text1"/>
                  <w:szCs w:val="22"/>
                </w:rPr>
                <w:t>(voir exemple de Buildrz)</w:t>
              </w:r>
            </w:ins>
          </w:p>
        </w:tc>
        <w:tc>
          <w:tcPr>
            <w:tcW w:w="1971" w:type="dxa"/>
          </w:tcPr>
          <w:p w:rsidR="00530253" w:rsidRPr="007E0F23" w:rsidRDefault="00530253" w:rsidP="00EB07F1">
            <w:pPr>
              <w:pStyle w:val="Corpsdetexte"/>
              <w:rPr>
                <w:ins w:id="975" w:author="Alison Lenain" w:date="2024-02-09T16:20:00Z"/>
                <w:rFonts w:ascii="Arial" w:hAnsi="Arial" w:cs="Arial"/>
                <w:color w:val="000000" w:themeColor="text1"/>
              </w:rPr>
            </w:pPr>
            <w:proofErr w:type="spellStart"/>
            <w:ins w:id="976" w:author="Alison Lenain" w:date="2024-02-09T16:20:00Z">
              <w:r w:rsidRPr="007E0F23">
                <w:rPr>
                  <w:rFonts w:ascii="Arial" w:hAnsi="Arial" w:cs="Arial"/>
                  <w:color w:val="000000" w:themeColor="text1"/>
                  <w:szCs w:val="22"/>
                </w:rPr>
                <w:t>CharacterString</w:t>
              </w:r>
              <w:proofErr w:type="spellEnd"/>
            </w:ins>
          </w:p>
        </w:tc>
        <w:tc>
          <w:tcPr>
            <w:tcW w:w="1971" w:type="dxa"/>
          </w:tcPr>
          <w:p w:rsidR="00530253" w:rsidRPr="007E0F23" w:rsidRDefault="00530253" w:rsidP="00EB07F1">
            <w:pPr>
              <w:pStyle w:val="Corpsdetexte"/>
              <w:rPr>
                <w:ins w:id="977" w:author="Alison Lenain" w:date="2024-02-09T16:20:00Z"/>
                <w:rFonts w:ascii="Arial" w:hAnsi="Arial" w:cs="Arial"/>
                <w:color w:val="000000" w:themeColor="text1"/>
              </w:rPr>
            </w:pPr>
            <w:ins w:id="978" w:author="Alison Lenain" w:date="2024-02-09T16:20: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bl>
    <w:p w:rsidR="00530253" w:rsidRPr="007E0F23" w:rsidRDefault="00530253" w:rsidP="00A36CFC">
      <w:pPr>
        <w:pStyle w:val="Titre3mod"/>
        <w:rPr>
          <w:rFonts w:ascii="Arial" w:hAnsi="Arial" w:cs="Arial"/>
          <w:color w:val="000000" w:themeColor="text1"/>
          <w:sz w:val="22"/>
        </w:rPr>
      </w:pPr>
    </w:p>
    <w:p w:rsidR="00294020" w:rsidRPr="007E0F23" w:rsidRDefault="00294020">
      <w:pPr>
        <w:pStyle w:val="Corpsdetexte"/>
        <w:rPr>
          <w:rFonts w:ascii="Arial" w:hAnsi="Arial" w:cs="Arial"/>
          <w:color w:val="000000" w:themeColor="text1"/>
          <w:sz w:val="24"/>
        </w:rPr>
      </w:pPr>
    </w:p>
    <w:p w:rsidR="00294020" w:rsidRPr="007E0F23" w:rsidRDefault="00EA095A">
      <w:pPr>
        <w:pStyle w:val="Titre3"/>
        <w:numPr>
          <w:ilvl w:val="2"/>
          <w:numId w:val="8"/>
        </w:numPr>
        <w:rPr>
          <w:rFonts w:ascii="Arial" w:hAnsi="Arial" w:cs="Arial"/>
          <w:color w:val="000000" w:themeColor="text1"/>
        </w:rPr>
      </w:pPr>
      <w:bookmarkStart w:id="979" w:name="_Toc158389292"/>
      <w:r w:rsidRPr="007E0F23">
        <w:rPr>
          <w:rFonts w:ascii="Arial" w:hAnsi="Arial" w:cs="Arial"/>
          <w:color w:val="000000" w:themeColor="text1"/>
        </w:rPr>
        <w:t>Classe CES</w:t>
      </w:r>
      <w:bookmarkEnd w:id="979"/>
    </w:p>
    <w:p w:rsidR="00294020" w:rsidRPr="007E0F23" w:rsidRDefault="00294020">
      <w:pPr>
        <w:pStyle w:val="Titre3mod"/>
        <w:rPr>
          <w:rFonts w:ascii="Arial" w:hAnsi="Arial" w:cs="Arial"/>
          <w:color w:val="000000" w:themeColor="text1"/>
          <w:sz w:val="24"/>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Nom de la table : CES</w:t>
            </w:r>
          </w:p>
        </w:tc>
      </w:tr>
      <w:tr w:rsidR="00294020" w:rsidRPr="007E0F23">
        <w:tc>
          <w:tcPr>
            <w:tcW w:w="9854" w:type="dxa"/>
            <w:gridSpan w:val="5"/>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Détermine le coefficient d’emprise au sol</w:t>
            </w:r>
          </w:p>
        </w:tc>
      </w:tr>
      <w:tr w:rsidR="00294020" w:rsidRPr="007E0F23">
        <w:tc>
          <w:tcPr>
            <w:tcW w:w="1970"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Attribut</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Définition</w:t>
            </w:r>
          </w:p>
        </w:tc>
        <w:tc>
          <w:tcPr>
            <w:tcW w:w="1971" w:type="dxa"/>
          </w:tcPr>
          <w:p w:rsidR="00294020" w:rsidRPr="007E0F23" w:rsidRDefault="00EA095A">
            <w:pPr>
              <w:pStyle w:val="Corpsdetexte"/>
              <w:rPr>
                <w:rFonts w:ascii="Arial" w:hAnsi="Arial" w:cs="Arial"/>
                <w:color w:val="000000" w:themeColor="text1"/>
                <w:szCs w:val="22"/>
              </w:rPr>
            </w:pPr>
            <w:del w:id="980" w:author="Alison Lenain" w:date="2024-02-09T16:26:00Z">
              <w:r w:rsidRPr="007E0F23" w:rsidDel="006E70C7">
                <w:rPr>
                  <w:rFonts w:ascii="Arial" w:hAnsi="Arial" w:cs="Arial"/>
                  <w:color w:val="000000" w:themeColor="text1"/>
                  <w:szCs w:val="22"/>
                </w:rPr>
                <w:delText>Multiplicité</w:delText>
              </w:r>
            </w:del>
            <w:ins w:id="981" w:author="Alison Lenain" w:date="2024-02-09T16:26:00Z">
              <w:r w:rsidR="006E70C7">
                <w:rPr>
                  <w:rFonts w:ascii="Arial" w:hAnsi="Arial" w:cs="Arial"/>
                  <w:color w:val="000000" w:themeColor="text1"/>
                  <w:szCs w:val="22"/>
                </w:rPr>
                <w:t>Exemp</w:t>
              </w:r>
              <w:r w:rsidR="006E70C7">
                <w:rPr>
                  <w:rFonts w:ascii="Arial" w:hAnsi="Arial" w:cs="Arial"/>
                  <w:color w:val="000000" w:themeColor="text1"/>
                  <w:szCs w:val="22"/>
                </w:rPr>
                <w:lastRenderedPageBreak/>
                <w:t>le</w:t>
              </w:r>
            </w:ins>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lastRenderedPageBreak/>
              <w:t>Type</w:t>
            </w:r>
          </w:p>
        </w:tc>
        <w:tc>
          <w:tcPr>
            <w:tcW w:w="1971" w:type="dxa"/>
          </w:tcPr>
          <w:p w:rsidR="00294020" w:rsidRPr="007E0F23" w:rsidRDefault="00EA095A">
            <w:pPr>
              <w:pStyle w:val="Corpsdetexte"/>
              <w:rPr>
                <w:rFonts w:ascii="Arial" w:hAnsi="Arial" w:cs="Arial"/>
                <w:color w:val="000000" w:themeColor="text1"/>
                <w:szCs w:val="22"/>
              </w:rPr>
            </w:pPr>
            <w:r w:rsidRPr="007E0F23">
              <w:rPr>
                <w:rFonts w:ascii="Arial" w:hAnsi="Arial" w:cs="Arial"/>
                <w:color w:val="000000" w:themeColor="text1"/>
                <w:szCs w:val="22"/>
              </w:rPr>
              <w:t xml:space="preserve">Contraintes sur </w:t>
            </w:r>
            <w:r w:rsidRPr="007E0F23">
              <w:rPr>
                <w:rFonts w:ascii="Arial" w:hAnsi="Arial" w:cs="Arial"/>
                <w:color w:val="000000" w:themeColor="text1"/>
                <w:szCs w:val="22"/>
              </w:rPr>
              <w:lastRenderedPageBreak/>
              <w:t>l’attribut</w:t>
            </w:r>
          </w:p>
        </w:tc>
      </w:tr>
      <w:tr w:rsidR="006E70C7" w:rsidRPr="007E0F23">
        <w:tc>
          <w:tcPr>
            <w:tcW w:w="1970" w:type="dxa"/>
          </w:tcPr>
          <w:p w:rsidR="006E70C7" w:rsidRPr="007E0F23" w:rsidRDefault="006E70C7">
            <w:pPr>
              <w:pStyle w:val="Corpsdetexte"/>
              <w:rPr>
                <w:rFonts w:ascii="Arial" w:hAnsi="Arial" w:cs="Arial"/>
                <w:color w:val="000000" w:themeColor="text1"/>
                <w:szCs w:val="22"/>
              </w:rPr>
            </w:pPr>
            <w:ins w:id="982" w:author="Alison Lenain" w:date="2024-02-09T16:26:00Z">
              <w:r w:rsidRPr="007E0F23">
                <w:rPr>
                  <w:rFonts w:ascii="Arial" w:hAnsi="Arial" w:cs="Arial"/>
                  <w:color w:val="000000" w:themeColor="text1"/>
                  <w:szCs w:val="22"/>
                </w:rPr>
                <w:lastRenderedPageBreak/>
                <w:t>ID</w:t>
              </w:r>
            </w:ins>
            <w:del w:id="983" w:author="Alison Lenain" w:date="2024-02-09T16:26:00Z">
              <w:r w:rsidRPr="007E0F23" w:rsidDel="008D7F29">
                <w:rPr>
                  <w:rFonts w:ascii="Arial" w:hAnsi="Arial" w:cs="Arial"/>
                  <w:color w:val="000000" w:themeColor="text1"/>
                  <w:szCs w:val="22"/>
                </w:rPr>
                <w:delText>Ratio max</w:delText>
              </w:r>
            </w:del>
          </w:p>
        </w:tc>
        <w:tc>
          <w:tcPr>
            <w:tcW w:w="1971" w:type="dxa"/>
          </w:tcPr>
          <w:p w:rsidR="006E70C7" w:rsidRPr="007E0F23" w:rsidRDefault="006E70C7">
            <w:pPr>
              <w:pStyle w:val="Corpsdetexte"/>
              <w:rPr>
                <w:rFonts w:ascii="Arial" w:hAnsi="Arial" w:cs="Arial"/>
                <w:color w:val="000000" w:themeColor="text1"/>
                <w:szCs w:val="22"/>
              </w:rPr>
            </w:pPr>
            <w:ins w:id="984" w:author="Alison Lenain" w:date="2024-02-09T16:26:00Z">
              <w:r w:rsidRPr="007E0F23">
                <w:rPr>
                  <w:rFonts w:ascii="Arial" w:hAnsi="Arial" w:cs="Arial"/>
                  <w:color w:val="000000" w:themeColor="text1"/>
                  <w:szCs w:val="22"/>
                </w:rPr>
                <w:t>Identifiant unique de la contrainte unitaire s’appliquant.</w:t>
              </w:r>
            </w:ins>
            <w:del w:id="985" w:author="Alison Lenain" w:date="2024-02-09T16:26:00Z">
              <w:r w:rsidRPr="007E0F23" w:rsidDel="008D7F29">
                <w:rPr>
                  <w:rFonts w:ascii="Arial" w:hAnsi="Arial" w:cs="Arial"/>
                  <w:color w:val="000000" w:themeColor="text1"/>
                  <w:szCs w:val="22"/>
                </w:rPr>
                <w:delText>ratio maximum autorisé</w:delText>
              </w:r>
            </w:del>
          </w:p>
        </w:tc>
        <w:tc>
          <w:tcPr>
            <w:tcW w:w="1971" w:type="dxa"/>
          </w:tcPr>
          <w:p w:rsidR="006E70C7" w:rsidRPr="007E0F23" w:rsidRDefault="006E70C7">
            <w:pPr>
              <w:pStyle w:val="Corpsdetexte"/>
              <w:rPr>
                <w:rFonts w:ascii="Arial" w:hAnsi="Arial" w:cs="Arial"/>
                <w:color w:val="000000" w:themeColor="text1"/>
                <w:szCs w:val="22"/>
              </w:rPr>
            </w:pPr>
            <w:ins w:id="986" w:author="Alison Lenain" w:date="2024-02-09T16:27:00Z">
              <w:r w:rsidRPr="006E70C7">
                <w:rPr>
                  <w:rFonts w:ascii="Arial" w:hAnsi="Arial" w:cs="Arial"/>
                  <w:color w:val="000000" w:themeColor="text1"/>
                  <w:szCs w:val="22"/>
                </w:rPr>
                <w:t>44712_PLU_20041103/reglement/UE/UE2/contenu02/regle01/ctu02/ces01</w:t>
              </w:r>
            </w:ins>
            <w:del w:id="987" w:author="Alison Lenain" w:date="2024-02-09T16:26:00Z">
              <w:r w:rsidRPr="007E0F23" w:rsidDel="008D7F29">
                <w:rPr>
                  <w:rFonts w:ascii="Arial" w:hAnsi="Arial" w:cs="Arial"/>
                  <w:color w:val="000000" w:themeColor="text1"/>
                  <w:szCs w:val="22"/>
                </w:rPr>
                <w:delText>1-1</w:delText>
              </w:r>
            </w:del>
          </w:p>
        </w:tc>
        <w:tc>
          <w:tcPr>
            <w:tcW w:w="1971" w:type="dxa"/>
          </w:tcPr>
          <w:p w:rsidR="006E70C7" w:rsidRPr="007E0F23" w:rsidRDefault="006E70C7">
            <w:pPr>
              <w:pStyle w:val="Corpsdetexte"/>
              <w:rPr>
                <w:rFonts w:ascii="Arial" w:hAnsi="Arial" w:cs="Arial"/>
                <w:color w:val="000000" w:themeColor="text1"/>
                <w:szCs w:val="22"/>
              </w:rPr>
            </w:pPr>
            <w:ins w:id="988" w:author="Alison Lenain" w:date="2024-02-09T16:26:00Z">
              <w:r w:rsidRPr="007E0F23">
                <w:rPr>
                  <w:rFonts w:ascii="Arial" w:hAnsi="Arial" w:cs="Arial"/>
                  <w:color w:val="000000" w:themeColor="text1"/>
                  <w:szCs w:val="22"/>
                </w:rPr>
                <w:t>URI</w:t>
              </w:r>
            </w:ins>
            <w:del w:id="989" w:author="Alison Lenain" w:date="2024-02-09T16:26:00Z">
              <w:r w:rsidRPr="007E0F23" w:rsidDel="008D7F29">
                <w:rPr>
                  <w:rFonts w:ascii="Arial" w:hAnsi="Arial" w:cs="Arial"/>
                  <w:color w:val="000000" w:themeColor="text1"/>
                  <w:szCs w:val="22"/>
                </w:rPr>
                <w:delText>Real</w:delText>
              </w:r>
            </w:del>
          </w:p>
        </w:tc>
        <w:tc>
          <w:tcPr>
            <w:tcW w:w="1971" w:type="dxa"/>
          </w:tcPr>
          <w:p w:rsidR="006E70C7" w:rsidRPr="007E0F23" w:rsidRDefault="006E70C7">
            <w:pPr>
              <w:pStyle w:val="Corpsdetexte"/>
              <w:rPr>
                <w:rFonts w:ascii="Arial" w:hAnsi="Arial" w:cs="Arial"/>
                <w:color w:val="000000" w:themeColor="text1"/>
                <w:szCs w:val="22"/>
              </w:rPr>
            </w:pPr>
            <w:ins w:id="990" w:author="Alison Lenain" w:date="2024-02-09T16:26:00Z">
              <w:r>
                <w:rPr>
                  <w:rFonts w:ascii="Arial" w:hAnsi="Arial" w:cs="Arial"/>
                  <w:color w:val="000000" w:themeColor="text1"/>
                  <w:szCs w:val="22"/>
                </w:rPr>
                <w:t>Obligatoire (Valeur vide interdite, valeur unique : 1-1)</w:t>
              </w:r>
            </w:ins>
            <w:del w:id="991" w:author="Alison Lenain" w:date="2024-02-09T16:26:00Z">
              <w:r w:rsidRPr="007E0F23" w:rsidDel="008D7F29">
                <w:rPr>
                  <w:rFonts w:ascii="Arial" w:hAnsi="Arial" w:cs="Arial"/>
                  <w:color w:val="000000" w:themeColor="text1"/>
                  <w:szCs w:val="22"/>
                </w:rPr>
                <w:delText>Les types réels (ou types à virgule flottante) représentent les valeurs ayant une partie fractionnelle.</w:delText>
              </w:r>
            </w:del>
          </w:p>
        </w:tc>
      </w:tr>
      <w:tr w:rsidR="006E70C7" w:rsidRPr="007E0F23" w:rsidTr="006E70C7">
        <w:trPr>
          <w:ins w:id="992" w:author="Alison Lenain" w:date="2024-02-09T16:25:00Z"/>
        </w:trPr>
        <w:tc>
          <w:tcPr>
            <w:tcW w:w="1970" w:type="dxa"/>
          </w:tcPr>
          <w:p w:rsidR="006E70C7" w:rsidRPr="007E0F23" w:rsidRDefault="006E70C7" w:rsidP="00EB07F1">
            <w:pPr>
              <w:pStyle w:val="Corpsdetexte"/>
              <w:rPr>
                <w:ins w:id="993" w:author="Alison Lenain" w:date="2024-02-09T16:25:00Z"/>
                <w:rFonts w:ascii="Arial" w:hAnsi="Arial" w:cs="Arial"/>
                <w:color w:val="000000" w:themeColor="text1"/>
                <w:szCs w:val="22"/>
              </w:rPr>
            </w:pPr>
            <w:ins w:id="994" w:author="Alison Lenain" w:date="2024-02-09T16:26:00Z">
              <w:r w:rsidRPr="007E0F23">
                <w:rPr>
                  <w:rFonts w:ascii="Arial" w:hAnsi="Arial" w:cs="Arial"/>
                  <w:color w:val="000000" w:themeColor="text1"/>
                  <w:sz w:val="24"/>
                </w:rPr>
                <w:t>nom</w:t>
              </w:r>
            </w:ins>
          </w:p>
        </w:tc>
        <w:tc>
          <w:tcPr>
            <w:tcW w:w="1971" w:type="dxa"/>
          </w:tcPr>
          <w:p w:rsidR="006E70C7" w:rsidRPr="007E0F23" w:rsidRDefault="006E70C7" w:rsidP="00EB07F1">
            <w:pPr>
              <w:pStyle w:val="Corpsdetexte"/>
              <w:rPr>
                <w:ins w:id="995" w:author="Alison Lenain" w:date="2024-02-09T16:25:00Z"/>
                <w:rFonts w:ascii="Arial" w:hAnsi="Arial" w:cs="Arial"/>
                <w:color w:val="000000" w:themeColor="text1"/>
                <w:szCs w:val="22"/>
              </w:rPr>
            </w:pPr>
            <w:ins w:id="996" w:author="Alison Lenain" w:date="2024-02-09T16:26:00Z">
              <w:r w:rsidRPr="007E0F23">
                <w:rPr>
                  <w:rFonts w:ascii="Arial" w:hAnsi="Arial" w:cs="Arial"/>
                  <w:color w:val="000000" w:themeColor="text1"/>
                </w:rPr>
                <w:t>Nom de la contrainte unitaire s’appliquant.</w:t>
              </w:r>
            </w:ins>
          </w:p>
        </w:tc>
        <w:tc>
          <w:tcPr>
            <w:tcW w:w="1971" w:type="dxa"/>
          </w:tcPr>
          <w:p w:rsidR="006E70C7" w:rsidRPr="007E0F23" w:rsidRDefault="006E70C7" w:rsidP="006E70C7">
            <w:pPr>
              <w:pStyle w:val="Corpsdetexte"/>
              <w:rPr>
                <w:ins w:id="997" w:author="Alison Lenain" w:date="2024-02-09T16:25:00Z"/>
                <w:rFonts w:ascii="Arial" w:hAnsi="Arial" w:cs="Arial"/>
                <w:color w:val="000000" w:themeColor="text1"/>
                <w:szCs w:val="22"/>
              </w:rPr>
            </w:pPr>
            <w:commentRangeStart w:id="998"/>
            <w:ins w:id="999" w:author="Alison Lenain" w:date="2024-02-09T16:26:00Z">
              <w:r>
                <w:t xml:space="preserve"> </w:t>
              </w:r>
            </w:ins>
            <w:ins w:id="1000" w:author="Alison Lenain" w:date="2024-02-09T16:27:00Z">
              <w:r>
                <w:rPr>
                  <w:rFonts w:ascii="Arial" w:hAnsi="Arial" w:cs="Arial"/>
                  <w:color w:val="000000" w:themeColor="text1"/>
                  <w:sz w:val="24"/>
                </w:rPr>
                <w:t xml:space="preserve">CES </w:t>
              </w:r>
            </w:ins>
            <w:ins w:id="1001" w:author="Alison Lenain" w:date="2024-02-09T16:28:00Z">
              <w:r>
                <w:rPr>
                  <w:rFonts w:ascii="Arial" w:hAnsi="Arial" w:cs="Arial"/>
                  <w:color w:val="000000" w:themeColor="text1"/>
                  <w:sz w:val="24"/>
                </w:rPr>
                <w:t xml:space="preserve">du bâtiment B sur le terrain </w:t>
              </w:r>
              <w:commentRangeEnd w:id="998"/>
              <w:r>
                <w:rPr>
                  <w:rStyle w:val="Marquedecommentaire"/>
                  <w:rFonts w:ascii="Times New Roman" w:hAnsi="Times New Roman"/>
                </w:rPr>
                <w:commentReference w:id="998"/>
              </w:r>
            </w:ins>
          </w:p>
        </w:tc>
        <w:tc>
          <w:tcPr>
            <w:tcW w:w="1971" w:type="dxa"/>
          </w:tcPr>
          <w:p w:rsidR="006E70C7" w:rsidRPr="007E0F23" w:rsidRDefault="006E70C7" w:rsidP="00EB07F1">
            <w:pPr>
              <w:pStyle w:val="Corpsdetexte"/>
              <w:rPr>
                <w:ins w:id="1002" w:author="Alison Lenain" w:date="2024-02-09T16:25:00Z"/>
                <w:rFonts w:ascii="Arial" w:hAnsi="Arial" w:cs="Arial"/>
                <w:color w:val="000000" w:themeColor="text1"/>
                <w:szCs w:val="22"/>
              </w:rPr>
            </w:pPr>
            <w:proofErr w:type="spellStart"/>
            <w:ins w:id="1003" w:author="Alison Lenain" w:date="2024-02-09T16:26:00Z">
              <w:r w:rsidRPr="007E0F23">
                <w:rPr>
                  <w:rFonts w:ascii="Arial" w:hAnsi="Arial" w:cs="Arial"/>
                  <w:color w:val="000000" w:themeColor="text1"/>
                </w:rPr>
                <w:t>CharacterString</w:t>
              </w:r>
            </w:ins>
            <w:proofErr w:type="spellEnd"/>
          </w:p>
        </w:tc>
        <w:tc>
          <w:tcPr>
            <w:tcW w:w="1971" w:type="dxa"/>
          </w:tcPr>
          <w:p w:rsidR="006E70C7" w:rsidRPr="007E0F23" w:rsidRDefault="006E70C7" w:rsidP="00EB07F1">
            <w:pPr>
              <w:pStyle w:val="Contenudetableau"/>
              <w:rPr>
                <w:ins w:id="1004" w:author="Alison Lenain" w:date="2024-02-09T16:25:00Z"/>
                <w:rFonts w:ascii="Arial" w:hAnsi="Arial" w:cs="Arial"/>
                <w:color w:val="000000" w:themeColor="text1"/>
                <w:szCs w:val="22"/>
              </w:rPr>
            </w:pPr>
            <w:ins w:id="1005" w:author="Alison Lenain" w:date="2024-02-09T16:26:00Z">
              <w:r>
                <w:rPr>
                  <w:rFonts w:ascii="Arial" w:hAnsi="Arial" w:cs="Arial"/>
                  <w:color w:val="000000" w:themeColor="text1"/>
                  <w:szCs w:val="22"/>
                </w:rPr>
                <w:t>Obligatoire (Valeur vide interdite, valeur unique : 1-1)</w:t>
              </w:r>
            </w:ins>
          </w:p>
        </w:tc>
      </w:tr>
      <w:tr w:rsidR="006E70C7" w:rsidRPr="007E0F23" w:rsidTr="006E70C7">
        <w:trPr>
          <w:ins w:id="1006" w:author="Alison Lenain" w:date="2024-02-09T16:25:00Z"/>
        </w:trPr>
        <w:tc>
          <w:tcPr>
            <w:tcW w:w="1970" w:type="dxa"/>
          </w:tcPr>
          <w:p w:rsidR="006E70C7" w:rsidRPr="007E0F23" w:rsidRDefault="006E70C7" w:rsidP="00EB07F1">
            <w:pPr>
              <w:pStyle w:val="Corpsdetexte"/>
              <w:rPr>
                <w:ins w:id="1007" w:author="Alison Lenain" w:date="2024-02-09T16:25:00Z"/>
                <w:rFonts w:ascii="Arial" w:hAnsi="Arial" w:cs="Arial"/>
                <w:color w:val="000000" w:themeColor="text1"/>
                <w:sz w:val="24"/>
              </w:rPr>
            </w:pPr>
            <w:ins w:id="1008" w:author="Alison Lenain" w:date="2024-02-09T16:26:00Z">
              <w:r w:rsidRPr="007E0F23">
                <w:rPr>
                  <w:rFonts w:ascii="Arial" w:hAnsi="Arial" w:cs="Arial"/>
                  <w:color w:val="000000" w:themeColor="text1"/>
                  <w:sz w:val="24"/>
                </w:rPr>
                <w:t>type</w:t>
              </w:r>
            </w:ins>
          </w:p>
        </w:tc>
        <w:tc>
          <w:tcPr>
            <w:tcW w:w="1971" w:type="dxa"/>
          </w:tcPr>
          <w:p w:rsidR="006E70C7" w:rsidRPr="007E0F23" w:rsidRDefault="006E70C7" w:rsidP="00EB07F1">
            <w:pPr>
              <w:pStyle w:val="Corpsdetexte"/>
              <w:rPr>
                <w:ins w:id="1009" w:author="Alison Lenain" w:date="2024-02-09T16:25:00Z"/>
                <w:rFonts w:ascii="Arial" w:hAnsi="Arial" w:cs="Arial"/>
                <w:color w:val="000000" w:themeColor="text1"/>
              </w:rPr>
            </w:pPr>
            <w:ins w:id="1010" w:author="Alison Lenain" w:date="2024-02-09T16:26:00Z">
              <w:r w:rsidRPr="007E0F23">
                <w:rPr>
                  <w:rFonts w:ascii="Arial" w:hAnsi="Arial" w:cs="Arial"/>
                  <w:color w:val="000000" w:themeColor="text1"/>
                  <w:sz w:val="24"/>
                </w:rPr>
                <w:t>Catégorie de la contrainte unitaire s’appliquant.</w:t>
              </w:r>
            </w:ins>
          </w:p>
        </w:tc>
        <w:tc>
          <w:tcPr>
            <w:tcW w:w="1971" w:type="dxa"/>
          </w:tcPr>
          <w:p w:rsidR="006E70C7" w:rsidRPr="007E0F23" w:rsidRDefault="006E70C7" w:rsidP="00EB07F1">
            <w:pPr>
              <w:pStyle w:val="Corpsdetexte"/>
              <w:rPr>
                <w:ins w:id="1011" w:author="Alison Lenain" w:date="2024-02-09T16:25:00Z"/>
                <w:rFonts w:ascii="Arial" w:hAnsi="Arial" w:cs="Arial"/>
                <w:color w:val="000000" w:themeColor="text1"/>
                <w:sz w:val="24"/>
              </w:rPr>
            </w:pPr>
            <w:ins w:id="1012" w:author="Alison Lenain" w:date="2024-02-09T16:27:00Z">
              <w:r>
                <w:rPr>
                  <w:rFonts w:ascii="Arial" w:hAnsi="Arial" w:cs="Arial"/>
                  <w:color w:val="000000" w:themeColor="text1"/>
                  <w:sz w:val="24"/>
                </w:rPr>
                <w:t>CES</w:t>
              </w:r>
            </w:ins>
          </w:p>
        </w:tc>
        <w:tc>
          <w:tcPr>
            <w:tcW w:w="1971" w:type="dxa"/>
          </w:tcPr>
          <w:p w:rsidR="006E70C7" w:rsidRPr="007E0F23" w:rsidRDefault="006E70C7" w:rsidP="00EB07F1">
            <w:pPr>
              <w:pStyle w:val="Corpsdetexte"/>
              <w:rPr>
                <w:ins w:id="1013" w:author="Alison Lenain" w:date="2024-02-09T16:25:00Z"/>
                <w:rFonts w:ascii="Arial" w:hAnsi="Arial" w:cs="Arial"/>
                <w:color w:val="000000" w:themeColor="text1"/>
                <w:sz w:val="24"/>
              </w:rPr>
            </w:pPr>
            <w:proofErr w:type="spellStart"/>
            <w:ins w:id="1014" w:author="Alison Lenain" w:date="2024-02-09T16:26:00Z">
              <w:r w:rsidRPr="007E0F23">
                <w:rPr>
                  <w:rFonts w:ascii="Arial" w:hAnsi="Arial" w:cs="Arial"/>
                  <w:color w:val="000000" w:themeColor="text1"/>
                </w:rPr>
                <w:t>CharacterString</w:t>
              </w:r>
            </w:ins>
            <w:proofErr w:type="spellEnd"/>
          </w:p>
        </w:tc>
        <w:tc>
          <w:tcPr>
            <w:tcW w:w="1971" w:type="dxa"/>
          </w:tcPr>
          <w:p w:rsidR="006E70C7" w:rsidRPr="007E0F23" w:rsidRDefault="006E70C7" w:rsidP="00EB07F1">
            <w:pPr>
              <w:pStyle w:val="Contenudetableau"/>
              <w:rPr>
                <w:ins w:id="1015" w:author="Alison Lenain" w:date="2024-02-09T16:25:00Z"/>
                <w:rFonts w:ascii="Arial" w:hAnsi="Arial" w:cs="Arial"/>
                <w:color w:val="000000" w:themeColor="text1"/>
              </w:rPr>
            </w:pPr>
            <w:ins w:id="1016" w:author="Alison Lenain" w:date="2024-02-09T16:26:00Z">
              <w:r>
                <w:rPr>
                  <w:rFonts w:ascii="Arial" w:hAnsi="Arial" w:cs="Arial"/>
                  <w:color w:val="000000" w:themeColor="text1"/>
                  <w:szCs w:val="22"/>
                </w:rPr>
                <w:t>Obligatoire (Valeur vide interdite, valeur unique : 1-1)</w:t>
              </w:r>
            </w:ins>
          </w:p>
        </w:tc>
      </w:tr>
      <w:tr w:rsidR="006E70C7" w:rsidRPr="007E0F23" w:rsidTr="006E70C7">
        <w:trPr>
          <w:ins w:id="1017" w:author="Alison Lenain" w:date="2024-02-09T16:25:00Z"/>
        </w:trPr>
        <w:tc>
          <w:tcPr>
            <w:tcW w:w="1970" w:type="dxa"/>
          </w:tcPr>
          <w:p w:rsidR="006E70C7" w:rsidRPr="007E0F23" w:rsidRDefault="006E70C7" w:rsidP="00EB07F1">
            <w:pPr>
              <w:pStyle w:val="Corpsdetexte"/>
              <w:rPr>
                <w:ins w:id="1018" w:author="Alison Lenain" w:date="2024-02-09T16:25:00Z"/>
                <w:rFonts w:ascii="Arial" w:hAnsi="Arial" w:cs="Arial"/>
                <w:color w:val="000000" w:themeColor="text1"/>
                <w:sz w:val="24"/>
              </w:rPr>
            </w:pPr>
            <w:ins w:id="1019" w:author="Alison Lenain" w:date="2024-02-09T16:26:00Z">
              <w:r w:rsidRPr="007E0F23">
                <w:rPr>
                  <w:rFonts w:ascii="Arial" w:hAnsi="Arial" w:cs="Arial"/>
                  <w:color w:val="000000" w:themeColor="text1"/>
                  <w:sz w:val="24"/>
                </w:rPr>
                <w:t>‍commentaire</w:t>
              </w:r>
            </w:ins>
          </w:p>
        </w:tc>
        <w:tc>
          <w:tcPr>
            <w:tcW w:w="1971" w:type="dxa"/>
          </w:tcPr>
          <w:p w:rsidR="006E70C7" w:rsidRPr="007E0F23" w:rsidRDefault="006E70C7" w:rsidP="00EB07F1">
            <w:pPr>
              <w:pStyle w:val="Contenudetableau"/>
              <w:jc w:val="both"/>
              <w:rPr>
                <w:ins w:id="1020" w:author="Alison Lenain" w:date="2024-02-09T16:25:00Z"/>
                <w:rFonts w:ascii="Arial" w:hAnsi="Arial" w:cs="Arial"/>
                <w:color w:val="000000" w:themeColor="text1"/>
              </w:rPr>
            </w:pPr>
            <w:ins w:id="1021" w:author="Alison Lenain" w:date="2024-02-09T16:26:00Z">
              <w:r w:rsidRPr="007E0F23">
                <w:rPr>
                  <w:rFonts w:ascii="Arial" w:hAnsi="Arial" w:cs="Arial"/>
                  <w:color w:val="000000" w:themeColor="text1"/>
                  <w:szCs w:val="22"/>
                </w:rPr>
                <w:t xml:space="preserve">Permet d’ajouter un commentaire pour </w:t>
              </w:r>
              <w:r w:rsidRPr="007E0F23">
                <w:rPr>
                  <w:rFonts w:ascii="Arial" w:hAnsi="Arial" w:cs="Arial"/>
                  <w:color w:val="000000" w:themeColor="text1"/>
                </w:rPr>
                <w:t xml:space="preserve">les situations qui ne sont pas concernées par les </w:t>
              </w:r>
              <w:proofErr w:type="spellStart"/>
              <w:r>
                <w:rPr>
                  <w:rFonts w:ascii="Arial" w:hAnsi="Arial" w:cs="Arial"/>
                  <w:color w:val="000000" w:themeColor="text1"/>
                </w:rPr>
                <w:t>contraines</w:t>
              </w:r>
              <w:proofErr w:type="spellEnd"/>
              <w:r w:rsidRPr="007E0F23">
                <w:rPr>
                  <w:rFonts w:ascii="Arial" w:hAnsi="Arial" w:cs="Arial"/>
                  <w:color w:val="000000" w:themeColor="text1"/>
                </w:rPr>
                <w:t xml:space="preserve"> décrites</w:t>
              </w:r>
            </w:ins>
          </w:p>
        </w:tc>
        <w:tc>
          <w:tcPr>
            <w:tcW w:w="1971" w:type="dxa"/>
          </w:tcPr>
          <w:p w:rsidR="006E70C7" w:rsidRPr="007E0F23" w:rsidRDefault="006E70C7" w:rsidP="00EB07F1">
            <w:pPr>
              <w:pStyle w:val="Corpsdetexte"/>
              <w:rPr>
                <w:ins w:id="1022" w:author="Alison Lenain" w:date="2024-02-09T16:25:00Z"/>
                <w:rFonts w:ascii="Arial" w:hAnsi="Arial" w:cs="Arial"/>
                <w:color w:val="000000" w:themeColor="text1"/>
                <w:sz w:val="24"/>
              </w:rPr>
            </w:pPr>
          </w:p>
        </w:tc>
        <w:tc>
          <w:tcPr>
            <w:tcW w:w="1971" w:type="dxa"/>
          </w:tcPr>
          <w:p w:rsidR="006E70C7" w:rsidRPr="007E0F23" w:rsidRDefault="006E70C7" w:rsidP="00EB07F1">
            <w:pPr>
              <w:pStyle w:val="Corpsdetexte"/>
              <w:rPr>
                <w:ins w:id="1023" w:author="Alison Lenain" w:date="2024-02-09T16:25:00Z"/>
                <w:rFonts w:ascii="Arial" w:hAnsi="Arial" w:cs="Arial"/>
                <w:color w:val="000000" w:themeColor="text1"/>
              </w:rPr>
            </w:pPr>
            <w:proofErr w:type="spellStart"/>
            <w:ins w:id="1024" w:author="Alison Lenain" w:date="2024-02-09T16:26:00Z">
              <w:r w:rsidRPr="007E0F23">
                <w:rPr>
                  <w:rFonts w:ascii="Arial" w:hAnsi="Arial" w:cs="Arial"/>
                  <w:color w:val="000000" w:themeColor="text1"/>
                  <w:szCs w:val="22"/>
                </w:rPr>
                <w:t>CharacterString</w:t>
              </w:r>
            </w:ins>
            <w:proofErr w:type="spellEnd"/>
          </w:p>
        </w:tc>
        <w:tc>
          <w:tcPr>
            <w:tcW w:w="1971" w:type="dxa"/>
          </w:tcPr>
          <w:p w:rsidR="006E70C7" w:rsidRPr="007E0F23" w:rsidRDefault="006E70C7" w:rsidP="00EB07F1">
            <w:pPr>
              <w:pStyle w:val="Contenudetableau"/>
              <w:rPr>
                <w:ins w:id="1025" w:author="Alison Lenain" w:date="2024-02-09T16:25:00Z"/>
                <w:rFonts w:ascii="Arial" w:hAnsi="Arial" w:cs="Arial"/>
                <w:color w:val="000000" w:themeColor="text1"/>
              </w:rPr>
            </w:pPr>
            <w:ins w:id="1026" w:author="Alison Lenain" w:date="2024-02-09T16:26:00Z">
              <w:r>
                <w:rPr>
                  <w:rFonts w:ascii="Arial" w:hAnsi="Arial" w:cs="Arial"/>
                  <w:color w:val="000000" w:themeColor="text1"/>
                  <w:szCs w:val="22"/>
                </w:rPr>
                <w:t xml:space="preserve">Optionnel </w:t>
              </w:r>
              <w:proofErr w:type="gramStart"/>
              <w:r>
                <w:rPr>
                  <w:rFonts w:ascii="Arial" w:hAnsi="Arial" w:cs="Arial"/>
                  <w:color w:val="000000" w:themeColor="text1"/>
                  <w:szCs w:val="22"/>
                </w:rPr>
                <w:t>( Valeur</w:t>
              </w:r>
              <w:proofErr w:type="gramEnd"/>
              <w:r>
                <w:rPr>
                  <w:rFonts w:ascii="Arial" w:hAnsi="Arial" w:cs="Arial"/>
                  <w:color w:val="000000" w:themeColor="text1"/>
                  <w:szCs w:val="22"/>
                </w:rPr>
                <w:t xml:space="preserve"> vide autorisée, valeurs multiples également : 0-*)</w:t>
              </w:r>
            </w:ins>
          </w:p>
        </w:tc>
      </w:tr>
      <w:tr w:rsidR="006E70C7" w:rsidRPr="007E0F23" w:rsidTr="006E70C7">
        <w:trPr>
          <w:ins w:id="1027" w:author="Alison Lenain" w:date="2024-02-09T16:25:00Z"/>
        </w:trPr>
        <w:tc>
          <w:tcPr>
            <w:tcW w:w="1970" w:type="dxa"/>
          </w:tcPr>
          <w:p w:rsidR="006E70C7" w:rsidRPr="007E0F23" w:rsidRDefault="006E70C7" w:rsidP="00EB07F1">
            <w:pPr>
              <w:pStyle w:val="Corpsdetexte"/>
              <w:rPr>
                <w:ins w:id="1028" w:author="Alison Lenain" w:date="2024-02-09T16:25:00Z"/>
                <w:rFonts w:ascii="Arial" w:hAnsi="Arial" w:cs="Arial"/>
                <w:color w:val="000000" w:themeColor="text1"/>
                <w:sz w:val="24"/>
              </w:rPr>
            </w:pPr>
            <w:ins w:id="1029" w:author="Alison Lenain" w:date="2024-02-09T16:26:00Z">
              <w:r w:rsidRPr="007E0F23">
                <w:rPr>
                  <w:rFonts w:ascii="Arial" w:hAnsi="Arial" w:cs="Arial"/>
                  <w:color w:val="000000" w:themeColor="text1"/>
                  <w:szCs w:val="22"/>
                </w:rPr>
                <w:t>Ratio max</w:t>
              </w:r>
            </w:ins>
          </w:p>
        </w:tc>
        <w:tc>
          <w:tcPr>
            <w:tcW w:w="1971" w:type="dxa"/>
          </w:tcPr>
          <w:p w:rsidR="006E70C7" w:rsidRPr="007E0F23" w:rsidRDefault="006E70C7" w:rsidP="00EB07F1">
            <w:pPr>
              <w:pStyle w:val="Contenudetableau"/>
              <w:jc w:val="both"/>
              <w:rPr>
                <w:ins w:id="1030" w:author="Alison Lenain" w:date="2024-02-09T16:25:00Z"/>
                <w:rFonts w:ascii="Arial" w:hAnsi="Arial" w:cs="Arial"/>
                <w:color w:val="000000" w:themeColor="text1"/>
                <w:szCs w:val="22"/>
              </w:rPr>
            </w:pPr>
            <w:ins w:id="1031" w:author="Alison Lenain" w:date="2024-02-09T16:26:00Z">
              <w:r w:rsidRPr="007E0F23">
                <w:rPr>
                  <w:rFonts w:ascii="Arial" w:hAnsi="Arial" w:cs="Arial"/>
                  <w:color w:val="000000" w:themeColor="text1"/>
                  <w:szCs w:val="22"/>
                </w:rPr>
                <w:t>ratio maximum autorisé</w:t>
              </w:r>
            </w:ins>
          </w:p>
        </w:tc>
        <w:tc>
          <w:tcPr>
            <w:tcW w:w="1971" w:type="dxa"/>
          </w:tcPr>
          <w:p w:rsidR="006E70C7" w:rsidRPr="007E0F23" w:rsidRDefault="006E70C7" w:rsidP="00EB07F1">
            <w:pPr>
              <w:pStyle w:val="Corpsdetexte"/>
              <w:rPr>
                <w:ins w:id="1032" w:author="Alison Lenain" w:date="2024-02-09T16:25:00Z"/>
                <w:rFonts w:ascii="Arial" w:hAnsi="Arial" w:cs="Arial"/>
                <w:color w:val="000000" w:themeColor="text1"/>
                <w:szCs w:val="22"/>
              </w:rPr>
            </w:pPr>
            <w:ins w:id="1033" w:author="Alison Lenain" w:date="2024-02-09T16:26:00Z">
              <w:r w:rsidRPr="007E0F23">
                <w:rPr>
                  <w:rFonts w:ascii="Arial" w:hAnsi="Arial" w:cs="Arial"/>
                  <w:color w:val="000000" w:themeColor="text1"/>
                  <w:szCs w:val="22"/>
                </w:rPr>
                <w:t>1-1</w:t>
              </w:r>
            </w:ins>
          </w:p>
        </w:tc>
        <w:tc>
          <w:tcPr>
            <w:tcW w:w="1971" w:type="dxa"/>
          </w:tcPr>
          <w:p w:rsidR="006E70C7" w:rsidRPr="007E0F23" w:rsidRDefault="006E70C7" w:rsidP="00EB07F1">
            <w:pPr>
              <w:pStyle w:val="Corpsdetexte"/>
              <w:rPr>
                <w:ins w:id="1034" w:author="Alison Lenain" w:date="2024-02-09T16:25:00Z"/>
                <w:rFonts w:ascii="Arial" w:hAnsi="Arial" w:cs="Arial"/>
                <w:color w:val="000000" w:themeColor="text1"/>
                <w:szCs w:val="22"/>
              </w:rPr>
            </w:pPr>
            <w:ins w:id="1035" w:author="Alison Lenain" w:date="2024-02-09T16:26:00Z">
              <w:r w:rsidRPr="007E0F23">
                <w:rPr>
                  <w:rFonts w:ascii="Arial" w:hAnsi="Arial" w:cs="Arial"/>
                  <w:color w:val="000000" w:themeColor="text1"/>
                  <w:szCs w:val="22"/>
                </w:rPr>
                <w:t>Real</w:t>
              </w:r>
            </w:ins>
          </w:p>
        </w:tc>
        <w:tc>
          <w:tcPr>
            <w:tcW w:w="1971" w:type="dxa"/>
          </w:tcPr>
          <w:p w:rsidR="006E70C7" w:rsidRPr="007E0F23" w:rsidRDefault="006E70C7" w:rsidP="00EB07F1">
            <w:pPr>
              <w:pStyle w:val="Contenudetableau"/>
              <w:jc w:val="both"/>
              <w:rPr>
                <w:ins w:id="1036" w:author="Alison Lenain" w:date="2024-02-09T16:25:00Z"/>
                <w:rFonts w:ascii="Arial" w:hAnsi="Arial" w:cs="Arial"/>
                <w:color w:val="000000" w:themeColor="text1"/>
                <w:szCs w:val="22"/>
              </w:rPr>
            </w:pPr>
            <w:ins w:id="1037" w:author="Alison Lenain" w:date="2024-02-09T16:26:00Z">
              <w:r w:rsidRPr="007E0F23">
                <w:rPr>
                  <w:rFonts w:ascii="Arial" w:hAnsi="Arial" w:cs="Arial"/>
                  <w:color w:val="000000" w:themeColor="text1"/>
                  <w:szCs w:val="22"/>
                </w:rPr>
                <w:t>Les types réels (ou types à virgule flottante) représentent les valeurs ayant une partie fractionnelle.</w:t>
              </w:r>
            </w:ins>
          </w:p>
        </w:tc>
      </w:tr>
    </w:tbl>
    <w:p w:rsidR="00294020" w:rsidRPr="007E0F23" w:rsidDel="00CD0F8F" w:rsidRDefault="00294020">
      <w:pPr>
        <w:pStyle w:val="Titre3mod"/>
        <w:rPr>
          <w:del w:id="1038" w:author="Alison Lenain" w:date="2024-02-09T16:29:00Z"/>
          <w:rFonts w:ascii="Arial" w:hAnsi="Arial" w:cs="Arial"/>
          <w:color w:val="000000" w:themeColor="text1"/>
          <w:sz w:val="24"/>
        </w:rPr>
      </w:pPr>
    </w:p>
    <w:p w:rsidR="00294020" w:rsidRPr="007E0F23" w:rsidRDefault="00EA095A">
      <w:pPr>
        <w:pStyle w:val="Titre3"/>
        <w:numPr>
          <w:ilvl w:val="2"/>
          <w:numId w:val="8"/>
        </w:numPr>
        <w:rPr>
          <w:rFonts w:ascii="Arial" w:hAnsi="Arial" w:cs="Arial"/>
          <w:color w:val="000000" w:themeColor="text1"/>
        </w:rPr>
      </w:pPr>
      <w:bookmarkStart w:id="1039" w:name="_Toc158389293"/>
      <w:commentRangeStart w:id="1040"/>
      <w:r w:rsidRPr="007E0F23">
        <w:rPr>
          <w:rFonts w:ascii="Arial" w:hAnsi="Arial" w:cs="Arial"/>
          <w:color w:val="000000" w:themeColor="text1"/>
        </w:rPr>
        <w:t>Classe Hauteur</w:t>
      </w:r>
      <w:commentRangeEnd w:id="1040"/>
      <w:r w:rsidRPr="007E0F23">
        <w:rPr>
          <w:rFonts w:ascii="Arial" w:hAnsi="Arial" w:cs="Arial"/>
          <w:color w:val="000000" w:themeColor="text1"/>
        </w:rPr>
        <w:commentReference w:id="1040"/>
      </w:r>
      <w:bookmarkEnd w:id="1039"/>
    </w:p>
    <w:p w:rsidR="00294020" w:rsidRPr="007E0F23" w:rsidRDefault="00294020">
      <w:pPr>
        <w:pStyle w:val="Titre3mod"/>
        <w:rPr>
          <w:rFonts w:ascii="Arial" w:hAnsi="Arial" w:cs="Arial"/>
          <w:color w:val="000000" w:themeColor="text1"/>
          <w:sz w:val="24"/>
        </w:rPr>
      </w:pPr>
    </w:p>
    <w:p w:rsidR="00294020" w:rsidRPr="007E0F23" w:rsidRDefault="00294020">
      <w:pPr>
        <w:pStyle w:val="Titre3mod"/>
        <w:rPr>
          <w:rFonts w:ascii="Arial" w:hAnsi="Arial" w:cs="Arial"/>
          <w:color w:val="000000" w:themeColor="text1"/>
          <w:sz w:val="24"/>
        </w:rPr>
      </w:pPr>
    </w:p>
    <w:p w:rsidR="00294020" w:rsidRPr="007E0F23" w:rsidRDefault="00294020">
      <w:pPr>
        <w:pStyle w:val="Titre3mod"/>
        <w:rPr>
          <w:rFonts w:ascii="Arial" w:hAnsi="Arial" w:cs="Arial"/>
          <w:color w:val="000000" w:themeColor="text1"/>
          <w:sz w:val="24"/>
        </w:rPr>
      </w:pPr>
    </w:p>
    <w:p w:rsidR="00294020" w:rsidRPr="007E0F23" w:rsidRDefault="00EA095A">
      <w:pPr>
        <w:pStyle w:val="Titre1"/>
        <w:numPr>
          <w:ilvl w:val="0"/>
          <w:numId w:val="8"/>
        </w:numPr>
        <w:jc w:val="left"/>
        <w:rPr>
          <w:rFonts w:ascii="Arial" w:hAnsi="Arial"/>
          <w:color w:val="000000" w:themeColor="text1"/>
        </w:rPr>
      </w:pPr>
      <w:bookmarkStart w:id="1041" w:name="__RefHeading___Toc3342_12175618"/>
      <w:bookmarkStart w:id="1042" w:name="_Toc158389294"/>
      <w:bookmarkEnd w:id="1041"/>
      <w:r w:rsidRPr="007E0F23">
        <w:rPr>
          <w:rFonts w:ascii="Arial" w:hAnsi="Arial"/>
          <w:color w:val="000000" w:themeColor="text1"/>
        </w:rPr>
        <w:lastRenderedPageBreak/>
        <w:t>Cas d’utilisation</w:t>
      </w:r>
      <w:bookmarkEnd w:id="1042"/>
      <w:r w:rsidRPr="007E0F23">
        <w:rPr>
          <w:rFonts w:ascii="Arial" w:hAnsi="Arial"/>
          <w:color w:val="000000" w:themeColor="text1"/>
        </w:rPr>
        <w:t xml:space="preserve"> </w:t>
      </w:r>
    </w:p>
    <w:p w:rsidR="00294020" w:rsidRPr="007E0F23" w:rsidRDefault="00EA095A">
      <w:pPr>
        <w:pStyle w:val="Titre3mod"/>
        <w:rPr>
          <w:rFonts w:ascii="Arial" w:hAnsi="Arial" w:cs="Arial"/>
          <w:color w:val="000000" w:themeColor="text1"/>
        </w:rPr>
      </w:pPr>
      <w:commentRangeStart w:id="1043"/>
      <w:del w:id="1044" w:author="Alison Lenain" w:date="2024-02-09T16:42:00Z">
        <w:r w:rsidRPr="007E0F23" w:rsidDel="00762DA1">
          <w:rPr>
            <w:rFonts w:ascii="Arial" w:hAnsi="Arial" w:cs="Arial"/>
            <w:color w:val="000000" w:themeColor="text1"/>
          </w:rPr>
          <w:delText xml:space="preserve">5.4.1 </w:delText>
        </w:r>
      </w:del>
      <w:r w:rsidRPr="007E0F23">
        <w:rPr>
          <w:rFonts w:ascii="Arial" w:hAnsi="Arial" w:cs="Arial"/>
          <w:color w:val="000000" w:themeColor="text1"/>
        </w:rPr>
        <w:t>Illustration des modèles de règles</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(Illustration Github + Christophe Villotta) </w:t>
      </w:r>
      <w:commentRangeEnd w:id="1043"/>
      <w:r w:rsidRPr="007E0F23">
        <w:rPr>
          <w:rFonts w:ascii="Arial" w:hAnsi="Arial" w:cs="Arial"/>
          <w:color w:val="000000" w:themeColor="text1"/>
        </w:rPr>
        <w:commentReference w:id="1043"/>
      </w:r>
    </w:p>
    <w:p w:rsidR="00294020" w:rsidRPr="007E0F23" w:rsidRDefault="00294020">
      <w:pPr>
        <w:pStyle w:val="Corpsdetexte"/>
        <w:rPr>
          <w:rFonts w:ascii="Arial" w:hAnsi="Arial" w:cs="Arial"/>
          <w:color w:val="000000" w:themeColor="text1"/>
        </w:rPr>
      </w:pPr>
    </w:p>
    <w:p w:rsidR="00294020" w:rsidRPr="007E0F23" w:rsidRDefault="00EA095A">
      <w:pPr>
        <w:pStyle w:val="Titre2"/>
        <w:numPr>
          <w:ilvl w:val="1"/>
          <w:numId w:val="8"/>
        </w:numPr>
        <w:rPr>
          <w:rFonts w:ascii="Arial" w:hAnsi="Arial"/>
          <w:color w:val="000000" w:themeColor="text1"/>
        </w:rPr>
      </w:pPr>
      <w:bookmarkStart w:id="1045" w:name="_Toc158389295"/>
      <w:r w:rsidRPr="007E0F23">
        <w:rPr>
          <w:rFonts w:ascii="Arial" w:hAnsi="Arial"/>
          <w:color w:val="000000" w:themeColor="text1"/>
        </w:rPr>
        <w:t>IAUIDF-007 - Hauteur maximale des constructions</w:t>
      </w:r>
      <w:bookmarkEnd w:id="1045"/>
    </w:p>
    <w:p w:rsidR="00294020" w:rsidRPr="007E0F23" w:rsidRDefault="00EA095A">
      <w:pPr>
        <w:pStyle w:val="Texte"/>
        <w:rPr>
          <w:rFonts w:ascii="Arial" w:hAnsi="Arial" w:cs="Arial"/>
          <w:color w:val="000000" w:themeColor="text1"/>
          <w:u w:val="single"/>
        </w:rPr>
      </w:pPr>
      <w:bookmarkStart w:id="1046" w:name="user-content-modèle-de-phrase"/>
      <w:bookmarkEnd w:id="1046"/>
      <w:r w:rsidRPr="007E0F23">
        <w:rPr>
          <w:rFonts w:ascii="Arial" w:hAnsi="Arial" w:cs="Arial"/>
          <w:color w:val="000000" w:themeColor="text1"/>
          <w:u w:val="single"/>
        </w:rPr>
        <w:t>Modèle de phrase :</w:t>
      </w:r>
    </w:p>
    <w:p w:rsidR="00294020" w:rsidRPr="007E0F23" w:rsidRDefault="00EA095A">
      <w:pPr>
        <w:pStyle w:val="Citations"/>
        <w:spacing w:after="0"/>
        <w:ind w:left="0" w:right="0"/>
        <w:rPr>
          <w:rFonts w:ascii="Arial" w:hAnsi="Arial" w:cs="Arial"/>
          <w:color w:val="000000" w:themeColor="text1"/>
        </w:rPr>
      </w:pPr>
      <w:r w:rsidRPr="007E0F23">
        <w:rPr>
          <w:rFonts w:ascii="Arial" w:hAnsi="Arial" w:cs="Arial"/>
          <w:color w:val="000000" w:themeColor="text1"/>
        </w:rPr>
        <w:t>La hauteur de construction ne doit pas dépasser {{B1_ART_10}} exprimé dans l'unité {{B1_ART_10T}}</w:t>
      </w:r>
    </w:p>
    <w:p w:rsidR="00294020" w:rsidRPr="007E0F23" w:rsidRDefault="00EA095A">
      <w:pPr>
        <w:pStyle w:val="Texte"/>
        <w:rPr>
          <w:rFonts w:ascii="Arial" w:hAnsi="Arial" w:cs="Arial"/>
          <w:b/>
          <w:color w:val="000000" w:themeColor="text1"/>
          <w:u w:val="single"/>
        </w:rPr>
      </w:pPr>
      <w:bookmarkStart w:id="1047" w:name="user-content-paramètres"/>
      <w:bookmarkEnd w:id="1047"/>
      <w:r w:rsidRPr="007E0F23">
        <w:rPr>
          <w:rFonts w:ascii="Arial" w:hAnsi="Arial" w:cs="Arial"/>
          <w:b/>
          <w:color w:val="000000" w:themeColor="text1"/>
          <w:u w:val="single"/>
        </w:rPr>
        <w:t>Paramètres</w:t>
      </w:r>
    </w:p>
    <w:p w:rsidR="00294020" w:rsidRPr="007E0F23" w:rsidRDefault="00EA095A">
      <w:pPr>
        <w:pStyle w:val="Titre"/>
        <w:rPr>
          <w:rStyle w:val="TextedebullesCar"/>
          <w:rFonts w:ascii="Arial" w:hAnsi="Arial" w:cs="Arial"/>
          <w:color w:val="000000" w:themeColor="text1"/>
        </w:rPr>
      </w:pPr>
      <w:bookmarkStart w:id="1048" w:name="user-content-b1_art_10t"/>
      <w:bookmarkEnd w:id="1048"/>
      <w:r w:rsidRPr="007E0F23">
        <w:rPr>
          <w:rStyle w:val="TextedebullesCar"/>
          <w:rFonts w:ascii="Arial" w:hAnsi="Arial" w:cs="Arial"/>
          <w:color w:val="000000" w:themeColor="text1"/>
        </w:rPr>
        <w:t>B1_ART_10T</w:t>
      </w:r>
    </w:p>
    <w:p w:rsidR="00294020" w:rsidRPr="007E0F23" w:rsidRDefault="00EA095A">
      <w:pPr>
        <w:pStyle w:val="Corpsdetexte"/>
        <w:widowControl/>
        <w:spacing w:after="160"/>
        <w:rPr>
          <w:rFonts w:ascii="Arial" w:hAnsi="Arial" w:cs="Arial"/>
          <w:color w:val="000000" w:themeColor="text1"/>
          <w:sz w:val="16"/>
        </w:rPr>
      </w:pPr>
      <w:r w:rsidRPr="007E0F23">
        <w:rPr>
          <w:rFonts w:ascii="Arial" w:hAnsi="Arial" w:cs="Arial"/>
          <w:color w:val="000000" w:themeColor="text1"/>
          <w:sz w:val="16"/>
        </w:rPr>
        <w:t>Unité de mesure de la hauteur du bâtiment:</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1 : Exprimée par rapport au nombre de niveau R.</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2 : Exprimée en m du sol au faîtage.</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3 : Exprimée en m par rapport à la hauteur plafond.</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4 : Exprimée en m du sol au point le plus haut.</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5 : Exprimée en m par rapport à la hauteur de façade à l'égout.</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6 : Exprimée en m par référence à la hauteur NGF hors édifices.</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7 : Exprimée en m par rapport à la hauteur à la côte du trottoir.</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8 : Exprimée en m par rapport au point le plus haut hors cheminées.</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9 : Exprimée en m par rapport au point le plus haut hors cheminées, ouvrages techniques.</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10 : Exprimée en m du sol à l'acrotère.</w:t>
      </w:r>
    </w:p>
    <w:p w:rsidR="00294020" w:rsidRPr="007E0F23" w:rsidRDefault="00EA095A">
      <w:pPr>
        <w:pStyle w:val="Corpsdetexte"/>
        <w:widowControl/>
        <w:numPr>
          <w:ilvl w:val="0"/>
          <w:numId w:val="9"/>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11 : Exprimée en m par rapport au point le plus haut tout inclus.</w:t>
      </w:r>
    </w:p>
    <w:p w:rsidR="00294020" w:rsidRPr="007E0F23" w:rsidRDefault="00EA095A">
      <w:pPr>
        <w:pStyle w:val="Textedebulles"/>
        <w:rPr>
          <w:rStyle w:val="TextedebullesCar"/>
          <w:rFonts w:ascii="Arial" w:hAnsi="Arial" w:cs="Arial"/>
          <w:b/>
          <w:color w:val="000000" w:themeColor="text1"/>
        </w:rPr>
      </w:pPr>
      <w:bookmarkStart w:id="1049" w:name="user-content-b1_art_10"/>
      <w:bookmarkEnd w:id="1049"/>
      <w:r w:rsidRPr="007E0F23">
        <w:rPr>
          <w:rStyle w:val="TextedebullesCar"/>
          <w:rFonts w:ascii="Arial" w:hAnsi="Arial" w:cs="Arial"/>
          <w:b/>
          <w:color w:val="000000" w:themeColor="text1"/>
        </w:rPr>
        <w:t xml:space="preserve">                                                                                         B1_ART_10</w:t>
      </w:r>
    </w:p>
    <w:p w:rsidR="00294020" w:rsidRPr="007E0F23" w:rsidRDefault="00EA095A">
      <w:pPr>
        <w:pStyle w:val="Corpsdetexte"/>
        <w:widowControl/>
        <w:spacing w:after="160"/>
        <w:rPr>
          <w:rFonts w:ascii="Arial" w:hAnsi="Arial" w:cs="Arial"/>
          <w:color w:val="000000" w:themeColor="text1"/>
          <w:sz w:val="16"/>
        </w:rPr>
      </w:pPr>
      <w:r w:rsidRPr="007E0F23">
        <w:rPr>
          <w:rFonts w:ascii="Arial" w:hAnsi="Arial" w:cs="Arial"/>
          <w:color w:val="000000" w:themeColor="text1"/>
          <w:sz w:val="16"/>
        </w:rPr>
        <w:t>Hauteur maximale autorisée.</w:t>
      </w:r>
    </w:p>
    <w:p w:rsidR="00294020" w:rsidRPr="007E0F23" w:rsidRDefault="00EA095A">
      <w:pPr>
        <w:pStyle w:val="Corpsdetexte"/>
        <w:widowControl/>
        <w:spacing w:after="160"/>
        <w:rPr>
          <w:rFonts w:ascii="Arial" w:hAnsi="Arial" w:cs="Arial"/>
          <w:color w:val="000000" w:themeColor="text1"/>
          <w:sz w:val="16"/>
        </w:rPr>
      </w:pPr>
      <w:r w:rsidRPr="007E0F23">
        <w:rPr>
          <w:rFonts w:ascii="Arial" w:hAnsi="Arial" w:cs="Arial"/>
          <w:color w:val="000000" w:themeColor="text1"/>
          <w:sz w:val="16"/>
        </w:rPr>
        <w:t xml:space="preserve">Valeur maximale de hauteur </w:t>
      </w:r>
      <w:proofErr w:type="gramStart"/>
      <w:r w:rsidRPr="007E0F23">
        <w:rPr>
          <w:rFonts w:ascii="Arial" w:hAnsi="Arial" w:cs="Arial"/>
          <w:color w:val="000000" w:themeColor="text1"/>
          <w:sz w:val="16"/>
        </w:rPr>
        <w:t>exprimé</w:t>
      </w:r>
      <w:proofErr w:type="gramEnd"/>
      <w:r w:rsidRPr="007E0F23">
        <w:rPr>
          <w:rFonts w:ascii="Arial" w:hAnsi="Arial" w:cs="Arial"/>
          <w:color w:val="000000" w:themeColor="text1"/>
          <w:sz w:val="16"/>
        </w:rPr>
        <w:t xml:space="preserve"> selon le paramètre {{B1_ART_10T}}</w:t>
      </w:r>
    </w:p>
    <w:p w:rsidR="00294020" w:rsidRPr="007E0F23" w:rsidRDefault="00EA095A">
      <w:pPr>
        <w:pStyle w:val="Corpsdetexte"/>
        <w:widowControl/>
        <w:spacing w:after="160"/>
        <w:rPr>
          <w:rFonts w:ascii="Arial" w:hAnsi="Arial" w:cs="Arial"/>
          <w:color w:val="000000" w:themeColor="text1"/>
          <w:sz w:val="16"/>
        </w:rPr>
      </w:pPr>
      <w:r w:rsidRPr="007E0F23">
        <w:rPr>
          <w:rFonts w:ascii="Arial" w:hAnsi="Arial" w:cs="Arial"/>
          <w:color w:val="000000" w:themeColor="text1"/>
          <w:sz w:val="16"/>
        </w:rPr>
        <w:t>Valeur particulière :</w:t>
      </w:r>
    </w:p>
    <w:p w:rsidR="00294020" w:rsidRPr="007E0F23" w:rsidRDefault="00EA095A">
      <w:pPr>
        <w:pStyle w:val="Corpsdetexte"/>
        <w:widowControl/>
        <w:numPr>
          <w:ilvl w:val="0"/>
          <w:numId w:val="10"/>
        </w:numPr>
        <w:tabs>
          <w:tab w:val="left" w:pos="0"/>
        </w:tabs>
        <w:spacing w:after="160"/>
        <w:rPr>
          <w:rFonts w:ascii="Arial" w:hAnsi="Arial" w:cs="Arial"/>
          <w:color w:val="000000" w:themeColor="text1"/>
          <w:sz w:val="16"/>
        </w:rPr>
      </w:pPr>
      <w:r w:rsidRPr="007E0F23">
        <w:rPr>
          <w:rFonts w:ascii="Arial" w:hAnsi="Arial" w:cs="Arial"/>
          <w:color w:val="000000" w:themeColor="text1"/>
          <w:sz w:val="16"/>
        </w:rPr>
        <w:t>-99 = non réglementé</w:t>
      </w:r>
    </w:p>
    <w:p w:rsidR="00294020" w:rsidRPr="007E0F23" w:rsidRDefault="00EA095A">
      <w:pPr>
        <w:pStyle w:val="Texte"/>
        <w:rPr>
          <w:rStyle w:val="TextedebullesCar"/>
          <w:rFonts w:ascii="Arial" w:hAnsi="Arial" w:cs="Arial"/>
          <w:color w:val="000000" w:themeColor="text1"/>
          <w:sz w:val="20"/>
          <w:u w:val="single"/>
        </w:rPr>
      </w:pPr>
      <w:bookmarkStart w:id="1050" w:name="user-content-explications"/>
      <w:bookmarkEnd w:id="1050"/>
      <w:r w:rsidRPr="007E0F23">
        <w:rPr>
          <w:rStyle w:val="TextedebullesCar"/>
          <w:rFonts w:ascii="Arial" w:hAnsi="Arial" w:cs="Arial"/>
          <w:color w:val="000000" w:themeColor="text1"/>
          <w:sz w:val="20"/>
          <w:u w:val="single"/>
        </w:rPr>
        <w:t>Explications</w:t>
      </w:r>
    </w:p>
    <w:p w:rsidR="00294020" w:rsidRPr="007E0F23" w:rsidRDefault="00EA095A">
      <w:pPr>
        <w:pStyle w:val="Corpsdetexte"/>
        <w:widowControl/>
        <w:spacing w:after="160"/>
        <w:rPr>
          <w:rFonts w:ascii="Arial" w:hAnsi="Arial" w:cs="Arial"/>
          <w:color w:val="000000" w:themeColor="text1"/>
          <w:sz w:val="16"/>
        </w:rPr>
      </w:pPr>
      <w:r w:rsidRPr="007E0F23">
        <w:rPr>
          <w:rFonts w:ascii="Arial" w:hAnsi="Arial" w:cs="Arial"/>
          <w:color w:val="000000" w:themeColor="text1"/>
          <w:sz w:val="16"/>
        </w:rPr>
        <w:t>{{B1_ART_10_m}} désigne la hauteur maximale des bâtiments</w:t>
      </w:r>
    </w:p>
    <w:p w:rsidR="00294020" w:rsidRPr="007E0F23" w:rsidRDefault="00EA095A">
      <w:pPr>
        <w:pStyle w:val="Corpsdetexte"/>
        <w:widowControl/>
        <w:spacing w:after="160"/>
        <w:rPr>
          <w:rFonts w:ascii="Arial" w:hAnsi="Arial" w:cs="Arial"/>
          <w:color w:val="000000" w:themeColor="text1"/>
        </w:rPr>
      </w:pPr>
      <w:r w:rsidRPr="007E0F23">
        <w:rPr>
          <w:rFonts w:ascii="Arial" w:hAnsi="Arial" w:cs="Arial"/>
          <w:noProof/>
          <w:color w:val="000000" w:themeColor="text1"/>
          <w:lang w:val="en-US"/>
        </w:rPr>
        <w:drawing>
          <wp:inline distT="0" distB="0" distL="0" distR="0" wp14:anchorId="3AD4A6BD" wp14:editId="0B0D66A6">
            <wp:extent cx="3706495" cy="1254125"/>
            <wp:effectExtent l="0" t="0" r="0" b="0"/>
            <wp:docPr id="9" name="Image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
                      <a:hlinkClick r:id="rId36"/>
                    </pic:cNvPr>
                    <pic:cNvPicPr>
                      <a:picLocks noChangeAspect="1" noChangeArrowheads="1"/>
                    </pic:cNvPicPr>
                  </pic:nvPicPr>
                  <pic:blipFill>
                    <a:blip r:embed="rId37"/>
                    <a:stretch>
                      <a:fillRect/>
                    </a:stretch>
                  </pic:blipFill>
                  <pic:spPr bwMode="auto">
                    <a:xfrm>
                      <a:off x="0" y="0"/>
                      <a:ext cx="3706495" cy="1254125"/>
                    </a:xfrm>
                    <a:prstGeom prst="rect">
                      <a:avLst/>
                    </a:prstGeom>
                  </pic:spPr>
                </pic:pic>
              </a:graphicData>
            </a:graphic>
          </wp:inline>
        </w:drawing>
      </w:r>
    </w:p>
    <w:p w:rsidR="00294020" w:rsidRPr="007E0F23" w:rsidRDefault="00EA095A">
      <w:pPr>
        <w:pStyle w:val="Texte"/>
        <w:rPr>
          <w:rFonts w:ascii="Arial" w:hAnsi="Arial" w:cs="Arial"/>
          <w:color w:val="000000" w:themeColor="text1"/>
          <w:sz w:val="24"/>
          <w:u w:val="single"/>
        </w:rPr>
      </w:pPr>
      <w:bookmarkStart w:id="1051" w:name="user-content-implémentation"/>
      <w:bookmarkEnd w:id="1051"/>
      <w:r w:rsidRPr="007E0F23">
        <w:rPr>
          <w:rFonts w:ascii="Arial" w:hAnsi="Arial" w:cs="Arial"/>
          <w:color w:val="000000" w:themeColor="text1"/>
          <w:sz w:val="24"/>
          <w:u w:val="single"/>
        </w:rPr>
        <w:t>Implémentation</w:t>
      </w:r>
    </w:p>
    <w:p w:rsidR="00294020" w:rsidRPr="007E0F23" w:rsidRDefault="00EA095A">
      <w:pPr>
        <w:pStyle w:val="Corpsdetexte"/>
        <w:widowControl/>
        <w:spacing w:after="0"/>
        <w:rPr>
          <w:rFonts w:ascii="Arial" w:hAnsi="Arial" w:cs="Arial"/>
          <w:color w:val="000000" w:themeColor="text1"/>
          <w:sz w:val="16"/>
        </w:rPr>
      </w:pPr>
      <w:r w:rsidRPr="007E0F23">
        <w:rPr>
          <w:rFonts w:ascii="Arial" w:hAnsi="Arial" w:cs="Arial"/>
          <w:color w:val="000000" w:themeColor="text1"/>
          <w:sz w:val="16"/>
        </w:rPr>
        <w:t xml:space="preserve">La vérification de la distance s'effectue dans la classe </w:t>
      </w:r>
      <w:proofErr w:type="spellStart"/>
      <w:r w:rsidRPr="007E0F23">
        <w:rPr>
          <w:rFonts w:ascii="Arial" w:hAnsi="Arial" w:cs="Arial"/>
          <w:color w:val="000000" w:themeColor="text1"/>
          <w:sz w:val="16"/>
        </w:rPr>
        <w:t>PredicateIAUIDF</w:t>
      </w:r>
      <w:proofErr w:type="spellEnd"/>
      <w:r w:rsidRPr="007E0F23">
        <w:rPr>
          <w:rFonts w:ascii="Arial" w:hAnsi="Arial" w:cs="Arial"/>
          <w:color w:val="000000" w:themeColor="text1"/>
          <w:sz w:val="16"/>
        </w:rPr>
        <w:t>.</w:t>
      </w:r>
    </w:p>
    <w:p w:rsidR="00294020" w:rsidRPr="007E0F23" w:rsidRDefault="00294020">
      <w:pPr>
        <w:pStyle w:val="Corpsdetexte"/>
        <w:rPr>
          <w:rFonts w:ascii="Arial" w:hAnsi="Arial" w:cs="Arial"/>
          <w:color w:val="000000" w:themeColor="text1"/>
        </w:rPr>
      </w:pP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(Exemple issu du projet SimPLU)</w:t>
      </w:r>
    </w:p>
    <w:p w:rsidR="00294020" w:rsidRPr="007E0F23" w:rsidRDefault="00294020">
      <w:pPr>
        <w:pStyle w:val="Corpsdetexte"/>
        <w:rPr>
          <w:rFonts w:ascii="Arial" w:hAnsi="Arial" w:cs="Arial"/>
          <w:color w:val="000000" w:themeColor="text1"/>
        </w:rPr>
      </w:pPr>
    </w:p>
    <w:p w:rsidR="00294020" w:rsidRPr="007E0F23" w:rsidRDefault="00EA095A">
      <w:pPr>
        <w:pStyle w:val="Titre2"/>
        <w:numPr>
          <w:ilvl w:val="1"/>
          <w:numId w:val="8"/>
        </w:numPr>
        <w:rPr>
          <w:rFonts w:ascii="Arial" w:hAnsi="Arial"/>
          <w:color w:val="000000" w:themeColor="text1"/>
        </w:rPr>
      </w:pPr>
      <w:bookmarkStart w:id="1052" w:name="_Toc158389296"/>
      <w:r w:rsidRPr="007E0F23">
        <w:rPr>
          <w:rFonts w:ascii="Arial" w:hAnsi="Arial"/>
          <w:color w:val="000000" w:themeColor="text1"/>
        </w:rPr>
        <w:lastRenderedPageBreak/>
        <w:t>Exemples d’instanciations</w:t>
      </w:r>
      <w:r w:rsidRPr="007E0F23">
        <w:rPr>
          <w:rFonts w:ascii="Arial" w:hAnsi="Arial"/>
          <w:color w:val="000000" w:themeColor="text1"/>
        </w:rPr>
        <w:commentReference w:id="1053"/>
      </w:r>
      <w:r w:rsidR="00F059EE" w:rsidRPr="007E0F23">
        <w:rPr>
          <w:rStyle w:val="Marquedecommentaire"/>
          <w:rFonts w:ascii="Arial" w:hAnsi="Arial"/>
          <w:b w:val="0"/>
          <w:bCs w:val="0"/>
          <w:i w:val="0"/>
          <w:iCs w:val="0"/>
          <w:color w:val="000000" w:themeColor="text1"/>
        </w:rPr>
        <w:commentReference w:id="1054"/>
      </w:r>
      <w:bookmarkEnd w:id="1052"/>
    </w:p>
    <w:p w:rsidR="00294020" w:rsidRPr="007E0F23" w:rsidRDefault="00EA095A">
      <w:pPr>
        <w:pStyle w:val="Titre3"/>
        <w:numPr>
          <w:ilvl w:val="2"/>
          <w:numId w:val="8"/>
        </w:numPr>
        <w:rPr>
          <w:rFonts w:ascii="Arial" w:hAnsi="Arial" w:cs="Arial"/>
          <w:color w:val="000000" w:themeColor="text1"/>
        </w:rPr>
      </w:pPr>
      <w:bookmarkStart w:id="1055" w:name="_Toc158389297"/>
      <w:r w:rsidRPr="007E0F23">
        <w:rPr>
          <w:rFonts w:ascii="Arial" w:hAnsi="Arial" w:cs="Arial"/>
          <w:color w:val="000000" w:themeColor="text1"/>
        </w:rPr>
        <w:t>Exemple de cas ou la Condition et le Périmètre sont considérés comme une bande de constructibilité :</w:t>
      </w:r>
      <w:bookmarkEnd w:id="1055"/>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L'article 9 du règlement du PLU contient les règles relatives à l'emprise au sol des constructions. Dans le PLU </w:t>
      </w:r>
      <w:proofErr w:type="gramStart"/>
      <w:r w:rsidRPr="007E0F23">
        <w:rPr>
          <w:rFonts w:ascii="Arial" w:hAnsi="Arial" w:cs="Arial"/>
          <w:color w:val="000000" w:themeColor="text1"/>
        </w:rPr>
        <w:t>utilisé</w:t>
      </w:r>
      <w:proofErr w:type="gramEnd"/>
      <w:r w:rsidRPr="007E0F23">
        <w:rPr>
          <w:rFonts w:ascii="Arial" w:hAnsi="Arial" w:cs="Arial"/>
          <w:color w:val="000000" w:themeColor="text1"/>
        </w:rPr>
        <w:t xml:space="preserve"> pour la réalisation des exemples d’instanciations, cet article se divisait en deux conditions : </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9-1 Dans la bande de constructibilité principale délimitée sur le plan de zonage : L’emprise au sol des constructions n’est pas réglementée</w:t>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9-2 Hors de la bande de constructibilité principale délimitée sur le plan de zonage : L’emprise au sol maximale des constructions est limitée à 60% de la surface du terrain</w:t>
      </w:r>
    </w:p>
    <w:p w:rsidR="00294020" w:rsidRPr="007E0F23" w:rsidRDefault="00EA095A">
      <w:pPr>
        <w:pStyle w:val="Corpsdetexte"/>
        <w:rPr>
          <w:rFonts w:ascii="Arial" w:hAnsi="Arial" w:cs="Arial"/>
          <w:b/>
          <w:bCs/>
          <w:color w:val="000000" w:themeColor="text1"/>
        </w:rPr>
      </w:pPr>
      <w:r w:rsidRPr="007E0F23">
        <w:rPr>
          <w:rFonts w:ascii="Arial" w:hAnsi="Arial" w:cs="Arial"/>
          <w:b/>
          <w:bCs/>
          <w:color w:val="000000" w:themeColor="text1"/>
        </w:rPr>
        <w:t>Cas ou la condition est une bande constructibilité</w:t>
      </w:r>
    </w:p>
    <w:p w:rsidR="00294020" w:rsidRPr="007E0F23" w:rsidRDefault="00EA095A">
      <w:pPr>
        <w:pStyle w:val="Corpsdetexte"/>
        <w:rPr>
          <w:rFonts w:ascii="Arial" w:hAnsi="Arial" w:cs="Arial"/>
          <w:color w:val="000000" w:themeColor="text1"/>
        </w:rPr>
      </w:pPr>
      <w:r w:rsidRPr="007E0F23">
        <w:rPr>
          <w:rFonts w:ascii="Arial" w:hAnsi="Arial" w:cs="Arial"/>
          <w:noProof/>
          <w:color w:val="000000" w:themeColor="text1"/>
          <w:lang w:val="en-US"/>
        </w:rPr>
        <w:drawing>
          <wp:inline distT="0" distB="0" distL="0" distR="0" wp14:anchorId="70D6EDE1" wp14:editId="0070C58E">
            <wp:extent cx="5431155" cy="268351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38"/>
                    <a:stretch>
                      <a:fillRect/>
                    </a:stretch>
                  </pic:blipFill>
                  <pic:spPr bwMode="auto">
                    <a:xfrm>
                      <a:off x="0" y="0"/>
                      <a:ext cx="5431155" cy="2683510"/>
                    </a:xfrm>
                    <a:prstGeom prst="rect">
                      <a:avLst/>
                    </a:prstGeom>
                  </pic:spPr>
                </pic:pic>
              </a:graphicData>
            </a:graphic>
          </wp:inline>
        </w:drawing>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La notion de condition seule ne permet pas d’illustrer le périmètre d’application de la règle </w:t>
      </w:r>
    </w:p>
    <w:p w:rsidR="00294020" w:rsidRPr="007E0F23" w:rsidRDefault="00EA095A">
      <w:pPr>
        <w:pStyle w:val="Corpsdetexte"/>
        <w:rPr>
          <w:rFonts w:ascii="Arial" w:hAnsi="Arial" w:cs="Arial"/>
          <w:color w:val="000000" w:themeColor="text1"/>
        </w:rPr>
      </w:pPr>
      <w:r w:rsidRPr="007E0F23">
        <w:rPr>
          <w:rFonts w:ascii="Arial" w:hAnsi="Arial" w:cs="Arial"/>
          <w:b/>
          <w:bCs/>
          <w:color w:val="000000" w:themeColor="text1"/>
        </w:rPr>
        <w:t>Cas ou le périmètre est une bande de constructibilité</w:t>
      </w:r>
    </w:p>
    <w:p w:rsidR="00294020" w:rsidRPr="007E0F23" w:rsidRDefault="00EA095A">
      <w:pPr>
        <w:pStyle w:val="Corpsdetexte"/>
        <w:rPr>
          <w:rFonts w:ascii="Arial" w:hAnsi="Arial" w:cs="Arial"/>
          <w:color w:val="000000" w:themeColor="text1"/>
        </w:rPr>
      </w:pPr>
      <w:r w:rsidRPr="007E0F23">
        <w:rPr>
          <w:rFonts w:ascii="Arial" w:hAnsi="Arial" w:cs="Arial"/>
          <w:noProof/>
          <w:color w:val="000000" w:themeColor="text1"/>
          <w:lang w:val="en-US"/>
        </w:rPr>
        <w:drawing>
          <wp:inline distT="0" distB="0" distL="0" distR="0" wp14:anchorId="015792F6" wp14:editId="17AD8797">
            <wp:extent cx="5342890" cy="2992755"/>
            <wp:effectExtent l="0" t="0" r="0" b="0"/>
            <wp:docPr id="11" name="Image 18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8 Copie 1"/>
                    <pic:cNvPicPr>
                      <a:picLocks noChangeAspect="1" noChangeArrowheads="1"/>
                    </pic:cNvPicPr>
                  </pic:nvPicPr>
                  <pic:blipFill>
                    <a:blip r:embed="rId39"/>
                    <a:stretch>
                      <a:fillRect/>
                    </a:stretch>
                  </pic:blipFill>
                  <pic:spPr bwMode="auto">
                    <a:xfrm>
                      <a:off x="0" y="0"/>
                      <a:ext cx="5342890" cy="2992755"/>
                    </a:xfrm>
                    <a:prstGeom prst="rect">
                      <a:avLst/>
                    </a:prstGeom>
                  </pic:spPr>
                </pic:pic>
              </a:graphicData>
            </a:graphic>
          </wp:inline>
        </w:drawing>
      </w:r>
    </w:p>
    <w:p w:rsidR="00294020" w:rsidRPr="007E0F23" w:rsidRDefault="00EA095A">
      <w:pPr>
        <w:pStyle w:val="Corpsdetexte"/>
        <w:rPr>
          <w:rFonts w:ascii="Arial" w:hAnsi="Arial" w:cs="Arial"/>
          <w:color w:val="000000" w:themeColor="text1"/>
        </w:rPr>
      </w:pPr>
      <w:r w:rsidRPr="007E0F23">
        <w:rPr>
          <w:rFonts w:ascii="Arial" w:hAnsi="Arial" w:cs="Arial"/>
          <w:color w:val="000000" w:themeColor="text1"/>
        </w:rPr>
        <w:t xml:space="preserve">Dans cet exemple, la classe </w:t>
      </w:r>
      <w:proofErr w:type="spellStart"/>
      <w:r w:rsidR="008F51F9" w:rsidRPr="007E0F23">
        <w:rPr>
          <w:rFonts w:ascii="Arial" w:hAnsi="Arial" w:cs="Arial"/>
          <w:color w:val="000000" w:themeColor="text1"/>
        </w:rPr>
        <w:t>ChampApplication</w:t>
      </w:r>
      <w:proofErr w:type="spellEnd"/>
      <w:r w:rsidRPr="007E0F23">
        <w:rPr>
          <w:rFonts w:ascii="Arial" w:hAnsi="Arial" w:cs="Arial"/>
          <w:color w:val="000000" w:themeColor="text1"/>
        </w:rPr>
        <w:t xml:space="preserve"> permet de préciser que la contrainte s’applique au sein d’un périmètre en hors de la BC principale et d’indiquer que le calcul de cette surface se fera sur la BC secondaire. </w:t>
      </w:r>
    </w:p>
    <w:p w:rsidR="00294020" w:rsidRPr="007E0F23" w:rsidRDefault="00294020">
      <w:pPr>
        <w:pStyle w:val="Corpsdetexte"/>
        <w:rPr>
          <w:rFonts w:ascii="Arial" w:hAnsi="Arial" w:cs="Arial"/>
          <w:color w:val="000000" w:themeColor="text1"/>
        </w:rPr>
      </w:pPr>
    </w:p>
    <w:p w:rsidR="00294020" w:rsidRPr="007E0F23" w:rsidRDefault="00EA095A">
      <w:pPr>
        <w:pStyle w:val="Titre3"/>
        <w:numPr>
          <w:ilvl w:val="2"/>
          <w:numId w:val="8"/>
        </w:numPr>
        <w:rPr>
          <w:rFonts w:ascii="Arial" w:hAnsi="Arial" w:cs="Arial"/>
          <w:color w:val="000000" w:themeColor="text1"/>
        </w:rPr>
      </w:pPr>
      <w:bookmarkStart w:id="1056" w:name="_Toc158389298"/>
      <w:r w:rsidRPr="007E0F23">
        <w:rPr>
          <w:rFonts w:ascii="Arial" w:hAnsi="Arial" w:cs="Arial"/>
          <w:color w:val="000000" w:themeColor="text1"/>
        </w:rPr>
        <w:t>Exemple de condition de périmètre distinct du périmètre d'application de la contrainte :</w:t>
      </w:r>
      <w:bookmarkEnd w:id="1056"/>
      <w:r w:rsidRPr="007E0F23">
        <w:rPr>
          <w:rFonts w:ascii="Arial" w:hAnsi="Arial" w:cs="Arial"/>
          <w:color w:val="000000" w:themeColor="text1"/>
        </w:rPr>
        <w:t xml:space="preserve"> </w:t>
      </w:r>
    </w:p>
    <w:p w:rsidR="00294020" w:rsidRPr="007E0F23" w:rsidRDefault="00294020">
      <w:pPr>
        <w:tabs>
          <w:tab w:val="left" w:pos="720"/>
        </w:tabs>
        <w:spacing w:before="100" w:after="100"/>
        <w:ind w:left="720" w:hanging="360"/>
        <w:rPr>
          <w:rFonts w:ascii="Arial" w:hAnsi="Arial" w:cs="Arial"/>
          <w:color w:val="000000" w:themeColor="text1"/>
          <w:sz w:val="21"/>
          <w:szCs w:val="21"/>
        </w:rPr>
      </w:pPr>
    </w:p>
    <w:p w:rsidR="00294020" w:rsidRPr="007E0F23" w:rsidRDefault="00EA095A">
      <w:pPr>
        <w:pStyle w:val="Paragraphedeliste"/>
        <w:spacing w:line="276" w:lineRule="auto"/>
        <w:rPr>
          <w:rFonts w:ascii="Arial" w:hAnsi="Arial" w:cs="Arial"/>
          <w:b/>
          <w:color w:val="000000" w:themeColor="text1"/>
        </w:rPr>
      </w:pPr>
      <w:r w:rsidRPr="007E0F23">
        <w:rPr>
          <w:rFonts w:ascii="Arial" w:hAnsi="Arial" w:cs="Arial"/>
          <w:b/>
          <w:color w:val="000000" w:themeColor="text1"/>
        </w:rPr>
        <w:t xml:space="preserve">Cas : 9-2 </w:t>
      </w:r>
      <w:proofErr w:type="gramStart"/>
      <w:r w:rsidRPr="007E0F23">
        <w:rPr>
          <w:rFonts w:ascii="Arial" w:hAnsi="Arial" w:cs="Arial"/>
          <w:b/>
          <w:color w:val="000000" w:themeColor="text1"/>
        </w:rPr>
        <w:t>disposition</w:t>
      </w:r>
      <w:proofErr w:type="gramEnd"/>
      <w:r w:rsidRPr="007E0F23">
        <w:rPr>
          <w:rFonts w:ascii="Arial" w:hAnsi="Arial" w:cs="Arial"/>
          <w:b/>
          <w:color w:val="000000" w:themeColor="text1"/>
        </w:rPr>
        <w:t xml:space="preserve"> particulières du secteur </w:t>
      </w:r>
      <w:proofErr w:type="spellStart"/>
      <w:r w:rsidRPr="007E0F23">
        <w:rPr>
          <w:rFonts w:ascii="Arial" w:hAnsi="Arial" w:cs="Arial"/>
          <w:b/>
          <w:color w:val="000000" w:themeColor="text1"/>
        </w:rPr>
        <w:t>UAa</w:t>
      </w:r>
      <w:proofErr w:type="spellEnd"/>
      <w:r w:rsidRPr="007E0F23">
        <w:rPr>
          <w:rFonts w:ascii="Arial" w:hAnsi="Arial" w:cs="Arial"/>
          <w:b/>
          <w:color w:val="000000" w:themeColor="text1"/>
        </w:rPr>
        <w:t xml:space="preserve"> pour les unités foncières ayant une façade sur l’avenue CDG et/ou place du marché :  </w:t>
      </w:r>
    </w:p>
    <w:p w:rsidR="00294020" w:rsidRPr="007E0F23" w:rsidRDefault="00294020">
      <w:pPr>
        <w:pStyle w:val="Paragraphedeliste"/>
        <w:spacing w:line="276" w:lineRule="auto"/>
        <w:rPr>
          <w:rFonts w:ascii="Arial" w:hAnsi="Arial" w:cs="Arial"/>
          <w:b/>
          <w:color w:val="000000" w:themeColor="text1"/>
        </w:rPr>
      </w:pPr>
    </w:p>
    <w:p w:rsidR="00294020" w:rsidRPr="007E0F23" w:rsidRDefault="00EA095A">
      <w:pPr>
        <w:pStyle w:val="Paragraphedeliste"/>
        <w:spacing w:line="276" w:lineRule="auto"/>
        <w:rPr>
          <w:rFonts w:ascii="Arial" w:hAnsi="Arial" w:cs="Arial"/>
          <w:color w:val="000000" w:themeColor="text1"/>
        </w:rPr>
      </w:pPr>
      <w:r w:rsidRPr="007E0F23">
        <w:rPr>
          <w:rFonts w:ascii="Arial" w:hAnsi="Arial" w:cs="Arial"/>
          <w:color w:val="000000" w:themeColor="text1"/>
        </w:rPr>
        <w:t>La Condition  est représentée par l’unité foncière qui donne sur l’avenue CDG. Dans cette unité foncière, la Bande de 20 mètres est comprise à partir de l’alignement de l’avenue CDG et de la place du marché. L’emprise au sol n’est pas limitée (c’est-à-dire qu’elle peut occuper 100% de la superficie de cette bande de terrain).</w:t>
      </w:r>
    </w:p>
    <w:p w:rsidR="00294020" w:rsidRPr="007E0F23" w:rsidRDefault="00294020">
      <w:pPr>
        <w:pStyle w:val="Paragraphedeliste"/>
        <w:spacing w:line="276" w:lineRule="auto"/>
        <w:rPr>
          <w:rFonts w:ascii="Arial" w:hAnsi="Arial" w:cs="Arial"/>
          <w:color w:val="000000" w:themeColor="text1"/>
        </w:rPr>
      </w:pPr>
    </w:p>
    <w:p w:rsidR="00294020" w:rsidRPr="007E0F23" w:rsidRDefault="00EA095A">
      <w:pPr>
        <w:pStyle w:val="Paragraphedeliste"/>
        <w:spacing w:line="276" w:lineRule="auto"/>
        <w:rPr>
          <w:rFonts w:ascii="Arial" w:hAnsi="Arial" w:cs="Arial"/>
          <w:color w:val="000000" w:themeColor="text1"/>
        </w:rPr>
      </w:pPr>
      <w:r w:rsidRPr="007E0F23">
        <w:rPr>
          <w:rFonts w:ascii="Arial" w:hAnsi="Arial" w:cs="Arial"/>
          <w:color w:val="000000" w:themeColor="text1"/>
        </w:rPr>
        <w:t xml:space="preserve">Au-delà de la bande de 20mètre à compter de l’alignement de l’avenue CDG et de place du marché, l’emprise au sol des bâtiments ne peut excéder 55% de la superficie de l’unité foncière située au-delà de cette bande. (Dans ce cas-là, on change la base de calcul de CES et on essaie de définir ce périmètre). </w:t>
      </w:r>
    </w:p>
    <w:p w:rsidR="00294020" w:rsidRPr="007E0F23" w:rsidRDefault="00EA095A">
      <w:pPr>
        <w:pStyle w:val="Paragraphedeliste"/>
        <w:spacing w:line="276" w:lineRule="auto"/>
        <w:rPr>
          <w:rFonts w:ascii="Arial" w:hAnsi="Arial" w:cs="Arial"/>
          <w:color w:val="000000" w:themeColor="text1"/>
        </w:rPr>
      </w:pPr>
      <w:r w:rsidRPr="007E0F23">
        <w:rPr>
          <w:rFonts w:ascii="Arial" w:hAnsi="Arial" w:cs="Arial"/>
          <w:color w:val="000000" w:themeColor="text1"/>
        </w:rPr>
        <w:t xml:space="preserve">Dans cet exemple, il n’y a pas de géométrie associée, le périmètre d’application est défini dans le règlement écrit. </w:t>
      </w:r>
    </w:p>
    <w:p w:rsidR="00294020" w:rsidRPr="007E0F23" w:rsidRDefault="00294020">
      <w:pPr>
        <w:pStyle w:val="Paragraphedeliste"/>
        <w:spacing w:line="276" w:lineRule="auto"/>
        <w:rPr>
          <w:rFonts w:ascii="Arial" w:hAnsi="Arial" w:cs="Arial"/>
          <w:color w:val="000000" w:themeColor="text1"/>
        </w:rPr>
      </w:pPr>
    </w:p>
    <w:p w:rsidR="00CD0F8F" w:rsidRDefault="00EA095A">
      <w:pPr>
        <w:rPr>
          <w:rFonts w:ascii="Arial" w:hAnsi="Arial" w:cs="Arial"/>
          <w:color w:val="000000" w:themeColor="text1"/>
        </w:rPr>
      </w:pPr>
      <w:r w:rsidRPr="007E0F23">
        <w:rPr>
          <w:rFonts w:ascii="Arial" w:hAnsi="Arial" w:cs="Arial"/>
          <w:noProof/>
          <w:color w:val="000000" w:themeColor="text1"/>
          <w:lang w:val="en-US"/>
        </w:rPr>
        <w:drawing>
          <wp:inline distT="0" distB="0" distL="0" distR="0" wp14:anchorId="77376EE0" wp14:editId="24A56FB7">
            <wp:extent cx="7050872" cy="5628205"/>
            <wp:effectExtent l="0" t="0" r="0" b="0"/>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8"/>
                    <pic:cNvPicPr>
                      <a:picLocks noChangeAspect="1" noChangeArrowheads="1"/>
                    </pic:cNvPicPr>
                  </pic:nvPicPr>
                  <pic:blipFill>
                    <a:blip r:embed="rId40"/>
                    <a:stretch>
                      <a:fillRect/>
                    </a:stretch>
                  </pic:blipFill>
                  <pic:spPr bwMode="auto">
                    <a:xfrm>
                      <a:off x="0" y="0"/>
                      <a:ext cx="7060715" cy="5636062"/>
                    </a:xfrm>
                    <a:prstGeom prst="rect">
                      <a:avLst/>
                    </a:prstGeom>
                  </pic:spPr>
                </pic:pic>
              </a:graphicData>
            </a:graphic>
          </wp:inline>
        </w:drawing>
      </w:r>
    </w:p>
    <w:p w:rsidR="00CD0F8F" w:rsidRDefault="00CD0F8F">
      <w:pPr>
        <w:rPr>
          <w:rFonts w:ascii="Arial" w:hAnsi="Arial" w:cs="Arial"/>
          <w:color w:val="000000" w:themeColor="text1"/>
        </w:rPr>
      </w:pPr>
    </w:p>
    <w:p w:rsidR="00CD0F8F" w:rsidRDefault="00CD0F8F">
      <w:pPr>
        <w:rPr>
          <w:rFonts w:ascii="Arial" w:hAnsi="Arial" w:cs="Arial"/>
          <w:color w:val="000000" w:themeColor="text1"/>
        </w:rPr>
      </w:pPr>
    </w:p>
    <w:p w:rsidR="00CD0F8F" w:rsidRPr="00CD0F8F" w:rsidRDefault="00CD0F8F" w:rsidP="00CD0F8F">
      <w:pPr>
        <w:pStyle w:val="Paragraphedeliste"/>
        <w:numPr>
          <w:ilvl w:val="0"/>
          <w:numId w:val="21"/>
        </w:numPr>
        <w:contextualSpacing w:val="0"/>
        <w:jc w:val="center"/>
        <w:rPr>
          <w:b/>
          <w:bCs/>
          <w:vanish/>
          <w:sz w:val="36"/>
          <w:szCs w:val="36"/>
        </w:rPr>
      </w:pPr>
    </w:p>
    <w:p w:rsidR="00CD0F8F" w:rsidRPr="00CD0F8F" w:rsidRDefault="00CD0F8F" w:rsidP="00CD0F8F">
      <w:pPr>
        <w:pStyle w:val="Paragraphedeliste"/>
        <w:numPr>
          <w:ilvl w:val="0"/>
          <w:numId w:val="21"/>
        </w:numPr>
        <w:contextualSpacing w:val="0"/>
        <w:jc w:val="center"/>
        <w:rPr>
          <w:b/>
          <w:bCs/>
          <w:vanish/>
          <w:sz w:val="36"/>
          <w:szCs w:val="36"/>
        </w:rPr>
      </w:pPr>
    </w:p>
    <w:p w:rsidR="00CD0F8F" w:rsidRPr="00CD0F8F" w:rsidRDefault="00CD0F8F" w:rsidP="00CD0F8F">
      <w:pPr>
        <w:pStyle w:val="Paragraphedeliste"/>
        <w:numPr>
          <w:ilvl w:val="0"/>
          <w:numId w:val="21"/>
        </w:numPr>
        <w:contextualSpacing w:val="0"/>
        <w:jc w:val="center"/>
        <w:rPr>
          <w:b/>
          <w:bCs/>
          <w:vanish/>
          <w:sz w:val="36"/>
          <w:szCs w:val="36"/>
        </w:rPr>
      </w:pPr>
    </w:p>
    <w:p w:rsidR="00CD0F8F" w:rsidRPr="00CD0F8F" w:rsidRDefault="00CD0F8F" w:rsidP="00CD0F8F">
      <w:pPr>
        <w:pStyle w:val="Paragraphedeliste"/>
        <w:numPr>
          <w:ilvl w:val="0"/>
          <w:numId w:val="21"/>
        </w:numPr>
        <w:contextualSpacing w:val="0"/>
        <w:jc w:val="center"/>
        <w:rPr>
          <w:b/>
          <w:bCs/>
          <w:vanish/>
          <w:sz w:val="36"/>
          <w:szCs w:val="36"/>
        </w:rPr>
      </w:pPr>
    </w:p>
    <w:p w:rsidR="00CD0F8F" w:rsidRPr="00CD0F8F" w:rsidRDefault="00CD0F8F" w:rsidP="00CD0F8F">
      <w:pPr>
        <w:pStyle w:val="Paragraphedeliste"/>
        <w:numPr>
          <w:ilvl w:val="0"/>
          <w:numId w:val="21"/>
        </w:numPr>
        <w:contextualSpacing w:val="0"/>
        <w:jc w:val="center"/>
        <w:rPr>
          <w:b/>
          <w:bCs/>
          <w:vanish/>
          <w:sz w:val="36"/>
          <w:szCs w:val="36"/>
        </w:rPr>
      </w:pPr>
    </w:p>
    <w:p w:rsidR="00CD0F8F" w:rsidRPr="00CD0F8F" w:rsidRDefault="00CD0F8F" w:rsidP="00CD0F8F">
      <w:pPr>
        <w:pStyle w:val="Paragraphedeliste"/>
        <w:numPr>
          <w:ilvl w:val="0"/>
          <w:numId w:val="21"/>
        </w:numPr>
        <w:contextualSpacing w:val="0"/>
        <w:jc w:val="center"/>
        <w:rPr>
          <w:b/>
          <w:bCs/>
          <w:vanish/>
          <w:sz w:val="36"/>
          <w:szCs w:val="36"/>
        </w:rPr>
      </w:pPr>
    </w:p>
    <w:p w:rsidR="00294020" w:rsidRDefault="00CD0F8F" w:rsidP="00461413">
      <w:pPr>
        <w:pStyle w:val="Titre"/>
        <w:numPr>
          <w:ilvl w:val="0"/>
          <w:numId w:val="21"/>
        </w:numPr>
        <w:rPr>
          <w:ins w:id="1057" w:author="Alison Lenain" w:date="2024-02-09T16:31:00Z"/>
        </w:rPr>
      </w:pPr>
      <w:commentRangeStart w:id="1058"/>
      <w:r>
        <w:t xml:space="preserve">Glossaires : </w:t>
      </w:r>
      <w:r w:rsidR="00F059EE" w:rsidRPr="007E0F23">
        <w:rPr>
          <w:rStyle w:val="Marquedecommentaire"/>
          <w:rFonts w:ascii="Arial" w:hAnsi="Arial" w:cs="Arial"/>
          <w:color w:val="000000" w:themeColor="text1"/>
        </w:rPr>
        <w:commentReference w:id="1059"/>
      </w:r>
      <w:commentRangeEnd w:id="1058"/>
      <w:r w:rsidR="004E16A5">
        <w:rPr>
          <w:rStyle w:val="Marquedecommentaire"/>
          <w:rFonts w:ascii="Times New Roman" w:hAnsi="Times New Roman"/>
          <w:b w:val="0"/>
          <w:bCs w:val="0"/>
        </w:rPr>
        <w:commentReference w:id="1058"/>
      </w:r>
    </w:p>
    <w:p w:rsidR="004E16A5" w:rsidRDefault="004E16A5">
      <w:pPr>
        <w:pStyle w:val="Corpsdetexte"/>
        <w:rPr>
          <w:ins w:id="1060" w:author="Alison Lenain" w:date="2024-02-09T16:31:00Z"/>
        </w:rPr>
        <w:pPrChange w:id="1061" w:author="Alison Lenain" w:date="2024-02-09T16:31:00Z">
          <w:pPr/>
        </w:pPrChange>
      </w:pPr>
    </w:p>
    <w:p w:rsidR="004E16A5" w:rsidRDefault="00C12213" w:rsidP="004E16A5">
      <w:pPr>
        <w:pStyle w:val="Corpsdetexte"/>
        <w:rPr>
          <w:ins w:id="1062" w:author="Alison Lenain" w:date="2024-02-09T16:36:00Z"/>
        </w:rPr>
      </w:pPr>
      <w:ins w:id="1063" w:author="Alison Lenain" w:date="2024-02-09T16:31:00Z">
        <w:r>
          <w:t>A</w:t>
        </w:r>
        <w:r w:rsidR="004E16A5">
          <w:t>lignement</w:t>
        </w:r>
      </w:ins>
    </w:p>
    <w:p w:rsidR="00C12213" w:rsidRDefault="00C12213" w:rsidP="00C12213">
      <w:pPr>
        <w:pStyle w:val="Corpsdetexte"/>
        <w:rPr>
          <w:ins w:id="1064" w:author="Alison Lenain" w:date="2024-02-09T16:31:00Z"/>
        </w:rPr>
      </w:pPr>
      <w:ins w:id="1065" w:author="Alison Lenain" w:date="2024-02-09T16:36:00Z">
        <w:r>
          <w:t>Alignement opposé (pour bordure publique) : Renvoie la bordure publique située de l'autre côté de la voie : utile pour déterminer un retrait par rapport à l'alignement opposé (cas rare).</w:t>
        </w:r>
        <w:proofErr w:type="spellStart"/>
        <w:r w:rsidRPr="00C12213">
          <w:rPr>
            <w:i/>
            <w:sz w:val="20"/>
            <w:rPrChange w:id="1066" w:author="Alison Lenain" w:date="2024-02-09T16:36:00Z">
              <w:rPr/>
            </w:rPrChange>
          </w:rPr>
          <w:t>WikiBuildzr</w:t>
        </w:r>
      </w:ins>
      <w:proofErr w:type="spellEnd"/>
    </w:p>
    <w:p w:rsidR="004E16A5" w:rsidRDefault="004E16A5" w:rsidP="004E16A5">
      <w:pPr>
        <w:pStyle w:val="Corpsdetexte"/>
        <w:rPr>
          <w:ins w:id="1067" w:author="Alison Lenain" w:date="2024-02-09T16:31:00Z"/>
        </w:rPr>
      </w:pPr>
      <w:proofErr w:type="gramStart"/>
      <w:ins w:id="1068" w:author="Alison Lenain" w:date="2024-02-09T16:31:00Z">
        <w:r>
          <w:t>attique</w:t>
        </w:r>
        <w:proofErr w:type="gramEnd"/>
      </w:ins>
    </w:p>
    <w:p w:rsidR="00C12213" w:rsidRDefault="004E16A5" w:rsidP="004E16A5">
      <w:pPr>
        <w:pStyle w:val="Corpsdetexte"/>
        <w:rPr>
          <w:ins w:id="1069" w:author="Alison Lenain" w:date="2024-02-09T16:38:00Z"/>
        </w:rPr>
      </w:pPr>
      <w:proofErr w:type="gramStart"/>
      <w:ins w:id="1070" w:author="Alison Lenain" w:date="2024-02-09T16:31:00Z">
        <w:r w:rsidRPr="00C12213">
          <w:rPr>
            <w:u w:val="single"/>
            <w:rPrChange w:id="1071" w:author="Alison Lenain" w:date="2024-02-09T16:38:00Z">
              <w:rPr/>
            </w:rPrChange>
          </w:rPr>
          <w:t>bande</w:t>
        </w:r>
        <w:proofErr w:type="gramEnd"/>
        <w:r w:rsidRPr="00C12213">
          <w:rPr>
            <w:u w:val="single"/>
            <w:rPrChange w:id="1072" w:author="Alison Lenain" w:date="2024-02-09T16:38:00Z">
              <w:rPr/>
            </w:rPrChange>
          </w:rPr>
          <w:t xml:space="preserve"> de constructibilité</w:t>
        </w:r>
      </w:ins>
      <w:ins w:id="1073" w:author="Alison Lenain" w:date="2024-02-09T16:38:00Z">
        <w:r w:rsidR="00C12213">
          <w:t xml:space="preserve"> : Permet de déterminer une BC allant de X à Y m depuis la bordure rentrée en paramètre. Ecrire *Cette parcelle* &gt; *Bandes de constructibilité* revient à créer une BC partant de chacune des bordures publiques. Laisser le paramètre *profondeur début* vide revient au même que de mettre `0`. Si le paramètre *profondeur fin* est laissé </w:t>
        </w:r>
        <w:proofErr w:type="spellStart"/>
        <w:r w:rsidR="00C12213">
          <w:t>vide</w:t>
        </w:r>
        <w:proofErr w:type="spellEnd"/>
        <w:r w:rsidR="00C12213">
          <w:t xml:space="preserve">, alors la bande de constructibilité est définie jusqu'à l'autre bout de la parcelle. </w:t>
        </w:r>
      </w:ins>
    </w:p>
    <w:p w:rsidR="004E16A5" w:rsidRDefault="004E16A5" w:rsidP="004E16A5">
      <w:pPr>
        <w:pStyle w:val="Corpsdetexte"/>
        <w:rPr>
          <w:ins w:id="1074" w:author="Alison Lenain" w:date="2024-02-09T16:31:00Z"/>
        </w:rPr>
      </w:pPr>
      <w:proofErr w:type="gramStart"/>
      <w:ins w:id="1075" w:author="Alison Lenain" w:date="2024-02-09T16:31:00Z">
        <w:r>
          <w:t>étage</w:t>
        </w:r>
        <w:proofErr w:type="gramEnd"/>
        <w:r>
          <w:t xml:space="preserve"> en retrait</w:t>
        </w:r>
      </w:ins>
    </w:p>
    <w:p w:rsidR="004E16A5" w:rsidRPr="00C12213" w:rsidRDefault="004E16A5" w:rsidP="00C12213">
      <w:pPr>
        <w:pStyle w:val="Corpsdetexte"/>
        <w:rPr>
          <w:ins w:id="1076" w:author="Alison Lenain" w:date="2024-02-09T16:31:00Z"/>
          <w:i/>
          <w:sz w:val="18"/>
          <w:rPrChange w:id="1077" w:author="Alison Lenain" w:date="2024-02-09T16:34:00Z">
            <w:rPr>
              <w:ins w:id="1078" w:author="Alison Lenain" w:date="2024-02-09T16:31:00Z"/>
            </w:rPr>
          </w:rPrChange>
        </w:rPr>
      </w:pPr>
      <w:proofErr w:type="gramStart"/>
      <w:ins w:id="1079" w:author="Alison Lenain" w:date="2024-02-09T16:31:00Z">
        <w:r>
          <w:t>emprise</w:t>
        </w:r>
      </w:ins>
      <w:proofErr w:type="gramEnd"/>
      <w:ins w:id="1080" w:author="Alison Lenain" w:date="2024-02-09T16:33:00Z">
        <w:r w:rsidR="00C12213">
          <w:t xml:space="preserve"> : L'emprise au sol au sens du présent livre est la projection verticale du volume de la construction, tous débords et surplombs inclus », une construction ou partie de construction enterrée dont la partie supérieure ne fait qu’affleurer le niveau du sol naturel, sans le dépasser significativement, ne crée pas d’emprise au sol. </w:t>
        </w:r>
      </w:ins>
      <w:ins w:id="1081" w:author="Alison Lenain" w:date="2024-02-09T16:34:00Z">
        <w:r w:rsidR="00C12213" w:rsidRPr="00C12213">
          <w:rPr>
            <w:i/>
            <w:sz w:val="18"/>
            <w:rPrChange w:id="1082" w:author="Alison Lenain" w:date="2024-02-09T16:34:00Z">
              <w:rPr/>
            </w:rPrChange>
          </w:rPr>
          <w:t>Arrêt</w:t>
        </w:r>
      </w:ins>
      <w:ins w:id="1083" w:author="Alison Lenain" w:date="2024-02-09T16:33:00Z">
        <w:r w:rsidR="00C12213" w:rsidRPr="00C12213">
          <w:rPr>
            <w:i/>
            <w:sz w:val="18"/>
            <w:rPrChange w:id="1084" w:author="Alison Lenain" w:date="2024-02-09T16:34:00Z">
              <w:rPr/>
            </w:rPrChange>
          </w:rPr>
          <w:t xml:space="preserve"> du tribunal administratif de Lyon </w:t>
        </w:r>
        <w:r w:rsidR="00C12213" w:rsidRPr="00C12213">
          <w:rPr>
            <w:i/>
            <w:sz w:val="18"/>
            <w:rPrChange w:id="1085" w:author="Alison Lenain" w:date="2024-02-09T16:34:00Z">
              <w:rPr/>
            </w:rPrChange>
          </w:rPr>
          <w:fldChar w:fldCharType="begin"/>
        </w:r>
        <w:r w:rsidR="00C12213" w:rsidRPr="00C12213">
          <w:rPr>
            <w:i/>
            <w:sz w:val="18"/>
            <w:rPrChange w:id="1086" w:author="Alison Lenain" w:date="2024-02-09T16:34:00Z">
              <w:rPr/>
            </w:rPrChange>
          </w:rPr>
          <w:instrText xml:space="preserve"> HYPERLINK "https://alyoda.eu/index.php?id=3761&amp;file=1" \l ":~:text=nœud du débat.-,L'article R.,que certains débords de toiture." </w:instrText>
        </w:r>
        <w:r w:rsidR="00C12213" w:rsidRPr="00C12213">
          <w:rPr>
            <w:i/>
            <w:sz w:val="18"/>
            <w:rPrChange w:id="1087" w:author="Alison Lenain" w:date="2024-02-09T16:34:00Z">
              <w:rPr>
                <w:rStyle w:val="Lienhypertexte"/>
                <w:rFonts w:ascii="Arial" w:eastAsia="Times New Roman" w:hAnsi="Arial" w:cs="Arial"/>
              </w:rPr>
            </w:rPrChange>
          </w:rPr>
          <w:fldChar w:fldCharType="separate"/>
        </w:r>
      </w:ins>
      <w:ins w:id="1088" w:author="Alison Lenain" w:date="2024-02-09T16:34:00Z">
        <w:r w:rsidR="00C12213" w:rsidRPr="00C12213">
          <w:rPr>
            <w:i/>
            <w:sz w:val="18"/>
            <w:rPrChange w:id="1089" w:author="Alison Lenain" w:date="2024-02-09T16:34:00Z">
              <w:rPr/>
            </w:rPrChange>
          </w:rPr>
          <w:t>du</w:t>
        </w:r>
      </w:ins>
      <w:ins w:id="1090" w:author="Alison Lenain" w:date="2024-02-09T16:33:00Z">
        <w:r w:rsidR="00C12213" w:rsidRPr="00C12213">
          <w:rPr>
            <w:rStyle w:val="Lienhypertexte"/>
            <w:rFonts w:ascii="Arial" w:eastAsia="Times New Roman" w:hAnsi="Arial" w:cs="Arial"/>
            <w:i/>
            <w:sz w:val="18"/>
            <w:rPrChange w:id="1091" w:author="Alison Lenain" w:date="2024-02-09T16:34:00Z">
              <w:rPr>
                <w:rStyle w:val="Lienhypertexte"/>
                <w:rFonts w:ascii="Arial" w:eastAsia="Times New Roman" w:hAnsi="Arial" w:cs="Arial"/>
              </w:rPr>
            </w:rPrChange>
          </w:rPr>
          <w:t xml:space="preserve"> 30 octobre 2018</w:t>
        </w:r>
        <w:r w:rsidR="00C12213" w:rsidRPr="00C12213">
          <w:rPr>
            <w:rStyle w:val="Lienhypertexte"/>
            <w:rFonts w:ascii="Arial" w:eastAsia="Times New Roman" w:hAnsi="Arial" w:cs="Arial"/>
            <w:i/>
            <w:sz w:val="18"/>
            <w:rPrChange w:id="1092" w:author="Alison Lenain" w:date="2024-02-09T16:34:00Z">
              <w:rPr>
                <w:rStyle w:val="Lienhypertexte"/>
                <w:rFonts w:ascii="Arial" w:eastAsia="Times New Roman" w:hAnsi="Arial" w:cs="Arial"/>
              </w:rPr>
            </w:rPrChange>
          </w:rPr>
          <w:fldChar w:fldCharType="end"/>
        </w:r>
      </w:ins>
    </w:p>
    <w:p w:rsidR="004E16A5" w:rsidRDefault="004E16A5" w:rsidP="004E16A5">
      <w:pPr>
        <w:pStyle w:val="Corpsdetexte"/>
        <w:rPr>
          <w:ins w:id="1093" w:author="Alison Lenain" w:date="2024-02-09T16:31:00Z"/>
        </w:rPr>
      </w:pPr>
      <w:proofErr w:type="gramStart"/>
      <w:ins w:id="1094" w:author="Alison Lenain" w:date="2024-02-09T16:31:00Z">
        <w:r w:rsidRPr="004E16A5">
          <w:rPr>
            <w:u w:val="single"/>
            <w:rPrChange w:id="1095" w:author="Alison Lenain" w:date="2024-02-09T16:32:00Z">
              <w:rPr/>
            </w:rPrChange>
          </w:rPr>
          <w:t>héberge</w:t>
        </w:r>
        <w:proofErr w:type="gramEnd"/>
        <w:r w:rsidRPr="004E16A5">
          <w:rPr>
            <w:u w:val="single"/>
            <w:rPrChange w:id="1096" w:author="Alison Lenain" w:date="2024-02-09T16:32:00Z">
              <w:rPr/>
            </w:rPrChange>
          </w:rPr>
          <w:t> </w:t>
        </w:r>
        <w:r>
          <w:t xml:space="preserve">: "L'héberge se définit pour un mur mitoyen, dans le cas où les deux constructions sont de hauteurs </w:t>
        </w:r>
        <w:proofErr w:type="spellStart"/>
        <w:r>
          <w:t>différentes.C'est</w:t>
        </w:r>
        <w:proofErr w:type="spellEnd"/>
        <w:r>
          <w:t xml:space="preserve"> la délimitation entre : en dessous, la partie du mur qui sert de séparation entre les deux constructions et au-dessus, la partie du mur qui ne sert plus qu'à la construction la plus élevée.</w:t>
        </w:r>
      </w:ins>
      <w:ins w:id="1097" w:author="Alison Lenain" w:date="2024-02-09T16:40:00Z">
        <w:r w:rsidR="00C12213">
          <w:t xml:space="preserve"> </w:t>
        </w:r>
      </w:ins>
      <w:ins w:id="1098" w:author="Alison Lenain" w:date="2024-02-09T16:31:00Z">
        <w:r>
          <w:t>Par extension, cette dernière partie de mur est également appelée héberge."</w:t>
        </w:r>
      </w:ins>
      <w:ins w:id="1099" w:author="Alison Lenain" w:date="2024-02-09T16:32:00Z">
        <w:r>
          <w:t xml:space="preserve"> </w:t>
        </w:r>
      </w:ins>
      <w:ins w:id="1100" w:author="Alison Lenain" w:date="2024-02-09T16:31:00Z">
        <w:r w:rsidRPr="004E16A5">
          <w:rPr>
            <w:i/>
            <w:sz w:val="16"/>
            <w:rPrChange w:id="1101" w:author="Alison Lenain" w:date="2024-02-09T16:32:00Z">
              <w:rPr/>
            </w:rPrChange>
          </w:rPr>
          <w:t xml:space="preserve">Source </w:t>
        </w:r>
        <w:proofErr w:type="spellStart"/>
        <w:r w:rsidRPr="004E16A5">
          <w:rPr>
            <w:i/>
            <w:sz w:val="16"/>
            <w:rPrChange w:id="1102" w:author="Alison Lenain" w:date="2024-02-09T16:32:00Z">
              <w:rPr/>
            </w:rPrChange>
          </w:rPr>
          <w:t>Batiproduits</w:t>
        </w:r>
        <w:proofErr w:type="spellEnd"/>
      </w:ins>
    </w:p>
    <w:p w:rsidR="004E16A5" w:rsidRDefault="004E16A5" w:rsidP="004E16A5">
      <w:pPr>
        <w:pStyle w:val="Corpsdetexte"/>
        <w:rPr>
          <w:ins w:id="1103" w:author="Alison Lenain" w:date="2024-02-09T16:31:00Z"/>
        </w:rPr>
      </w:pPr>
      <w:proofErr w:type="gramStart"/>
      <w:ins w:id="1104" w:author="Alison Lenain" w:date="2024-02-09T16:31:00Z">
        <w:r>
          <w:t>limite</w:t>
        </w:r>
        <w:proofErr w:type="gramEnd"/>
        <w:r>
          <w:t xml:space="preserve"> latérale</w:t>
        </w:r>
      </w:ins>
    </w:p>
    <w:p w:rsidR="004E16A5" w:rsidRDefault="004E16A5" w:rsidP="004E16A5">
      <w:pPr>
        <w:pStyle w:val="Corpsdetexte"/>
        <w:rPr>
          <w:ins w:id="1105" w:author="Alison Lenain" w:date="2024-02-09T16:31:00Z"/>
        </w:rPr>
      </w:pPr>
      <w:proofErr w:type="gramStart"/>
      <w:ins w:id="1106" w:author="Alison Lenain" w:date="2024-02-09T16:31:00Z">
        <w:r>
          <w:t>limite</w:t>
        </w:r>
        <w:proofErr w:type="gramEnd"/>
        <w:r>
          <w:t xml:space="preserve"> de fond</w:t>
        </w:r>
      </w:ins>
    </w:p>
    <w:p w:rsidR="004E16A5" w:rsidRDefault="004E16A5" w:rsidP="004E16A5">
      <w:pPr>
        <w:pStyle w:val="Corpsdetexte"/>
        <w:rPr>
          <w:ins w:id="1107" w:author="Alison Lenain" w:date="2024-02-09T16:31:00Z"/>
        </w:rPr>
      </w:pPr>
      <w:proofErr w:type="gramStart"/>
      <w:ins w:id="1108" w:author="Alison Lenain" w:date="2024-02-09T16:31:00Z">
        <w:r>
          <w:t>limite</w:t>
        </w:r>
        <w:proofErr w:type="gramEnd"/>
        <w:r>
          <w:t xml:space="preserve"> publique</w:t>
        </w:r>
      </w:ins>
    </w:p>
    <w:p w:rsidR="004E16A5" w:rsidRDefault="004E16A5" w:rsidP="004E16A5">
      <w:pPr>
        <w:pStyle w:val="Corpsdetexte"/>
        <w:rPr>
          <w:ins w:id="1109" w:author="Alison Lenain" w:date="2024-02-09T16:31:00Z"/>
        </w:rPr>
      </w:pPr>
      <w:proofErr w:type="gramStart"/>
      <w:ins w:id="1110" w:author="Alison Lenain" w:date="2024-02-09T16:31:00Z">
        <w:r>
          <w:t>marge</w:t>
        </w:r>
        <w:proofErr w:type="gramEnd"/>
        <w:r>
          <w:t xml:space="preserve"> de recul</w:t>
        </w:r>
      </w:ins>
    </w:p>
    <w:p w:rsidR="004E16A5" w:rsidRDefault="004E16A5">
      <w:pPr>
        <w:pStyle w:val="Corpsdetexte"/>
        <w:rPr>
          <w:ins w:id="1111" w:author="Alison Lenain" w:date="2024-02-09T16:31:00Z"/>
        </w:rPr>
        <w:pPrChange w:id="1112" w:author="Alison Lenain" w:date="2024-02-09T16:31:00Z">
          <w:pPr/>
        </w:pPrChange>
      </w:pPr>
      <w:ins w:id="1113" w:author="Alison Lenain" w:date="2024-02-09T16:31:00Z">
        <w:r w:rsidRPr="004E16A5">
          <w:rPr>
            <w:u w:val="single"/>
            <w:rPrChange w:id="1114" w:author="Alison Lenain" w:date="2024-02-09T16:32:00Z">
              <w:rPr/>
            </w:rPrChange>
          </w:rPr>
          <w:t>PG</w:t>
        </w:r>
      </w:ins>
      <w:ins w:id="1115" w:author="Alison Lenain" w:date="2024-02-09T16:32:00Z">
        <w:r w:rsidRPr="004E16A5">
          <w:rPr>
            <w:u w:val="single"/>
            <w:rPrChange w:id="1116" w:author="Alison Lenain" w:date="2024-02-09T16:32:00Z">
              <w:rPr/>
            </w:rPrChange>
          </w:rPr>
          <w:t> </w:t>
        </w:r>
        <w:r>
          <w:t xml:space="preserve">: </w:t>
        </w:r>
        <w:r w:rsidRPr="004E16A5">
          <w:t>prescription graphique, correspond à la classe PRESCRIPTION surfacique, linéaire ou ponctuelle dans le standard CNIG PLU.</w:t>
        </w:r>
      </w:ins>
    </w:p>
    <w:p w:rsidR="004E16A5" w:rsidRPr="004E16A5" w:rsidRDefault="004E16A5">
      <w:pPr>
        <w:pStyle w:val="Corpsdetexte"/>
        <w:pPrChange w:id="1117" w:author="Alison Lenain" w:date="2024-02-09T16:31:00Z">
          <w:pPr/>
        </w:pPrChange>
      </w:pPr>
    </w:p>
    <w:sectPr w:rsidR="004E16A5" w:rsidRPr="004E16A5">
      <w:headerReference w:type="default" r:id="rId41"/>
      <w:footerReference w:type="default" r:id="rId42"/>
      <w:headerReference w:type="first" r:id="rId43"/>
      <w:footerReference w:type="first" r:id="rId44"/>
      <w:pgSz w:w="11906" w:h="16838"/>
      <w:pgMar w:top="1134" w:right="1134" w:bottom="1134" w:left="1134" w:header="720" w:footer="720" w:gutter="0"/>
      <w:cols w:space="720"/>
      <w:formProt w:val="0"/>
      <w:titlePg/>
      <w:docGrid w:linePitch="600" w:charSpace="3686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0" w:author="Arnauld Gallais" w:date="2024-02-09T16:28:00Z" w:initials="AG">
    <w:p w:rsidR="00F6242F" w:rsidRDefault="00F6242F">
      <w:r>
        <w:rPr>
          <w:rFonts w:ascii="Times New Roman" w:hAnsi="Times New Roman"/>
          <w:sz w:val="20"/>
        </w:rPr>
        <w:t xml:space="preserve">Trois ou deux ? Pour le moment deux, mais il y aura certainement des parties à ajouter : </w:t>
      </w:r>
    </w:p>
    <w:p w:rsidR="00F6242F" w:rsidRDefault="00F6242F"/>
    <w:p w:rsidR="00F6242F" w:rsidRDefault="00F6242F">
      <w:r>
        <w:rPr>
          <w:rFonts w:ascii="Times New Roman" w:hAnsi="Times New Roman"/>
          <w:sz w:val="20"/>
        </w:rPr>
        <w:t xml:space="preserve">« Recommandations pour les données SRU niveau 2" avec les sous-titres : "Qualité des données" et "Règles d'organisation et de codification" </w:t>
      </w:r>
    </w:p>
    <w:p w:rsidR="00F6242F" w:rsidRDefault="00F6242F"/>
    <w:p w:rsidR="00F6242F" w:rsidRDefault="00F6242F">
      <w:r>
        <w:rPr>
          <w:rFonts w:ascii="Times New Roman" w:hAnsi="Times New Roman"/>
          <w:sz w:val="20"/>
        </w:rPr>
        <w:t>Ajouter un chapitre "Exemple de remplissage des tables"</w:t>
      </w:r>
    </w:p>
    <w:p w:rsidR="00F6242F" w:rsidRDefault="00F6242F"/>
  </w:comment>
  <w:comment w:id="241" w:author="Alison Lenain" w:date="2024-02-09T16:28:00Z" w:initials="AL">
    <w:p w:rsidR="00F6242F" w:rsidRDefault="00F6242F">
      <w:pPr>
        <w:pStyle w:val="Commentaire"/>
      </w:pPr>
      <w:r>
        <w:rPr>
          <w:rStyle w:val="Marquedecommentaire"/>
        </w:rPr>
        <w:annotationRef/>
      </w:r>
      <w:r>
        <w:t xml:space="preserve">Renvoie au </w:t>
      </w:r>
      <w:hyperlink r:id="rId1" w:history="1">
        <w:r>
          <w:rPr>
            <w:rStyle w:val="Lienhypertexte"/>
          </w:rPr>
          <w:t>guide-de-saisie-des-elements-de-metadonnees-inspire-v2.0-1.pdf (cnig.gouv.fr)</w:t>
        </w:r>
      </w:hyperlink>
      <w:r>
        <w:t> ?</w:t>
      </w:r>
    </w:p>
  </w:comment>
  <w:comment w:id="242" w:author="Alison Lenain" w:date="2024-02-09T16:28:00Z" w:initials="AL">
    <w:p w:rsidR="00F6242F" w:rsidRDefault="00F6242F">
      <w:pPr>
        <w:pStyle w:val="Commentaire"/>
      </w:pPr>
      <w:r>
        <w:rPr>
          <w:rStyle w:val="Marquedecommentaire"/>
        </w:rPr>
        <w:annotationRef/>
      </w:r>
      <w:r>
        <w:t xml:space="preserve">A confirmer </w:t>
      </w:r>
    </w:p>
  </w:comment>
  <w:comment w:id="267" w:author="Arnauld Gallais" w:date="2024-02-09T16:28:00Z" w:initials="AG">
    <w:p w:rsidR="00F6242F" w:rsidRDefault="00F6242F">
      <w:r>
        <w:rPr>
          <w:rFonts w:ascii="Times New Roman" w:hAnsi="Times New Roman"/>
          <w:sz w:val="20"/>
        </w:rPr>
        <w:t>- Ajouter périmètre unitaire au schéma</w:t>
      </w:r>
    </w:p>
    <w:p w:rsidR="00F6242F" w:rsidRDefault="00F6242F">
      <w:r>
        <w:rPr>
          <w:rFonts w:ascii="Times New Roman" w:hAnsi="Times New Roman"/>
          <w:sz w:val="20"/>
        </w:rPr>
        <w:t xml:space="preserve">- Résoudre la différence </w:t>
      </w:r>
      <w:proofErr w:type="spellStart"/>
      <w:r>
        <w:rPr>
          <w:rFonts w:ascii="Times New Roman" w:hAnsi="Times New Roman"/>
          <w:sz w:val="20"/>
        </w:rPr>
        <w:t>RatioEmpriseSol</w:t>
      </w:r>
      <w:proofErr w:type="spellEnd"/>
      <w:r>
        <w:rPr>
          <w:rFonts w:ascii="Times New Roman" w:hAnsi="Times New Roman"/>
          <w:sz w:val="20"/>
        </w:rPr>
        <w:t xml:space="preserve"> et CES</w:t>
      </w:r>
    </w:p>
    <w:p w:rsidR="00F6242F" w:rsidRDefault="00F6242F"/>
  </w:comment>
  <w:comment w:id="268" w:author="Alison Lenain" w:date="2024-02-09T16:28:00Z" w:initials="AL">
    <w:p w:rsidR="00F6242F" w:rsidRDefault="00F6242F">
      <w:pPr>
        <w:pStyle w:val="Commentaire"/>
      </w:pPr>
      <w:r>
        <w:rPr>
          <w:rStyle w:val="Marquedecommentaire"/>
        </w:rPr>
        <w:annotationRef/>
      </w:r>
      <w:r>
        <w:t>Demander le lien directement vers le schéma d’origine : Pas possible de modifier le schéma disponible sur le drive (possibilité de téléchargement juste en PDF)</w:t>
      </w:r>
    </w:p>
  </w:comment>
  <w:comment w:id="280" w:author="Alison Lenain" w:date="2024-02-09T16:28:00Z" w:initials="AL">
    <w:p w:rsidR="00F6242F" w:rsidRDefault="00F6242F">
      <w:pPr>
        <w:pStyle w:val="Commentaire"/>
      </w:pPr>
      <w:r>
        <w:rPr>
          <w:rStyle w:val="Marquedecommentaire"/>
        </w:rPr>
        <w:annotationRef/>
      </w:r>
      <w:r>
        <w:t>MAJ à faire après le point technique.</w:t>
      </w:r>
    </w:p>
  </w:comment>
  <w:comment w:id="312" w:author="Arnauld Gallais" w:date="2024-02-09T16:28:00Z" w:initials="AG">
    <w:p w:rsidR="00F6242F" w:rsidRDefault="00F6242F">
      <w:r>
        <w:rPr>
          <w:rFonts w:ascii="Times New Roman" w:hAnsi="Times New Roman"/>
          <w:sz w:val="20"/>
        </w:rPr>
        <w:t>Tout à fait d’accord.</w:t>
      </w:r>
    </w:p>
    <w:p w:rsidR="00F6242F" w:rsidRDefault="00F6242F">
      <w:r>
        <w:rPr>
          <w:rFonts w:ascii="Times New Roman" w:hAnsi="Times New Roman"/>
          <w:sz w:val="20"/>
        </w:rPr>
        <w:t>Mais : donner un exemple</w:t>
      </w:r>
    </w:p>
  </w:comment>
  <w:comment w:id="314" w:author="Alison Lenain" w:date="2024-02-09T16:28:00Z" w:initials="AL">
    <w:p w:rsidR="00F6242F" w:rsidRDefault="00F6242F">
      <w:pPr>
        <w:pStyle w:val="Commentaire"/>
      </w:pPr>
      <w:r>
        <w:rPr>
          <w:rStyle w:val="Marquedecommentaire"/>
        </w:rPr>
        <w:annotationRef/>
      </w:r>
      <w:r>
        <w:t>Exemple provenant du Github rajouté</w:t>
      </w:r>
    </w:p>
  </w:comment>
  <w:comment w:id="343" w:author="Arnauld Gallais" w:date="2024-02-09T16:28:00Z" w:initials="AG">
    <w:p w:rsidR="00F6242F" w:rsidRDefault="00F6242F" w:rsidP="00506790">
      <w:r>
        <w:rPr>
          <w:rFonts w:asciiTheme="minorHAnsi" w:eastAsiaTheme="minorHAnsi" w:hAnsiTheme="minorHAnsi" w:cstheme="minorBidi"/>
          <w:kern w:val="0"/>
          <w:sz w:val="20"/>
          <w:szCs w:val="22"/>
        </w:rPr>
        <w:t>De mémoire, Mickael avait validé cette amélioration que tu avais proposé (AG)</w:t>
      </w:r>
    </w:p>
  </w:comment>
  <w:comment w:id="351" w:author="Alison Lenain" w:date="2024-02-09T16:28:00Z" w:initials="AL">
    <w:p w:rsidR="00F6242F" w:rsidRDefault="00F6242F">
      <w:pPr>
        <w:pStyle w:val="Commentaire"/>
      </w:pPr>
      <w:r>
        <w:rPr>
          <w:rStyle w:val="Marquedecommentaire"/>
        </w:rPr>
        <w:annotationRef/>
      </w:r>
      <w:r>
        <w:t>Rajouter exemples</w:t>
      </w:r>
    </w:p>
  </w:comment>
  <w:comment w:id="369" w:author="Arnauld Gallais" w:date="2024-02-09T16:28:00Z" w:initials="AG">
    <w:p w:rsidR="00F6242F" w:rsidRDefault="00F6242F">
      <w:r>
        <w:rPr>
          <w:rFonts w:ascii="Times New Roman" w:hAnsi="Times New Roman"/>
          <w:sz w:val="20"/>
        </w:rPr>
        <w:t>Donner un exemple pour fixer les idées</w:t>
      </w:r>
    </w:p>
  </w:comment>
  <w:comment w:id="370" w:author="Alison Lenain" w:date="2024-02-09T16:28:00Z" w:initials="AL">
    <w:p w:rsidR="00F6242F" w:rsidRDefault="00F6242F">
      <w:pPr>
        <w:pStyle w:val="Commentaire"/>
      </w:pPr>
      <w:r>
        <w:rPr>
          <w:rStyle w:val="Marquedecommentaire"/>
        </w:rPr>
        <w:annotationRef/>
      </w:r>
      <w:r>
        <w:rPr>
          <w:rStyle w:val="Marquedecommentaire"/>
        </w:rPr>
        <w:t>Exemple rajouté</w:t>
      </w:r>
    </w:p>
  </w:comment>
  <w:comment w:id="405" w:author="Alison Lenain" w:date="2024-02-09T16:28:00Z" w:initials="AL">
    <w:p w:rsidR="00F6242F" w:rsidRDefault="00F6242F">
      <w:pPr>
        <w:pStyle w:val="Commentaire"/>
      </w:pPr>
      <w:r>
        <w:rPr>
          <w:rStyle w:val="Marquedecommentaire"/>
        </w:rPr>
        <w:annotationRef/>
      </w:r>
      <w:r>
        <w:t>Exemples à trouver</w:t>
      </w:r>
    </w:p>
  </w:comment>
  <w:comment w:id="413" w:author="Alison Lenain" w:date="2024-02-09T16:28:00Z" w:initials="AL">
    <w:p w:rsidR="00F6242F" w:rsidRDefault="00F6242F">
      <w:pPr>
        <w:pStyle w:val="Commentaire"/>
      </w:pPr>
      <w:r>
        <w:rPr>
          <w:rStyle w:val="Marquedecommentaire"/>
        </w:rPr>
        <w:annotationRef/>
      </w:r>
      <w:r>
        <w:t xml:space="preserve">Voir suite à la dernière réunion si on le conserve ou pas </w:t>
      </w:r>
    </w:p>
  </w:comment>
  <w:comment w:id="428" w:author="Alison Lenain" w:date="2024-02-09T16:28:00Z" w:initials="AL">
    <w:p w:rsidR="00F6242F" w:rsidRDefault="00F6242F">
      <w:pPr>
        <w:pStyle w:val="Commentaire"/>
      </w:pPr>
      <w:r>
        <w:rPr>
          <w:rStyle w:val="Marquedecommentaire"/>
        </w:rPr>
        <w:annotationRef/>
      </w:r>
      <w:r>
        <w:t xml:space="preserve">Classe </w:t>
      </w:r>
      <w:proofErr w:type="spellStart"/>
      <w:proofErr w:type="gramStart"/>
      <w:r>
        <w:t>a</w:t>
      </w:r>
      <w:proofErr w:type="spellEnd"/>
      <w:proofErr w:type="gramEnd"/>
      <w:r>
        <w:t xml:space="preserve"> revoir : rajout des attributs hérités dans le schéma + revoir attribut etc…..</w:t>
      </w:r>
    </w:p>
  </w:comment>
  <w:comment w:id="493" w:author="Alison Lenain" w:date="2024-02-09T16:28:00Z" w:initials="AL">
    <w:p w:rsidR="00F6242F" w:rsidRDefault="00F6242F" w:rsidP="00D25860">
      <w:pPr>
        <w:pStyle w:val="Commentaire"/>
      </w:pPr>
      <w:r>
        <w:rPr>
          <w:rStyle w:val="Marquedecommentaire"/>
        </w:rPr>
        <w:annotationRef/>
      </w:r>
      <w:r>
        <w:t>Rajouter exemples</w:t>
      </w:r>
    </w:p>
  </w:comment>
  <w:comment w:id="518" w:author="Alison Lenain" w:date="2024-02-09T16:28:00Z" w:initials="AL">
    <w:p w:rsidR="00F6242F" w:rsidRDefault="00F6242F">
      <w:pPr>
        <w:pStyle w:val="Commentaire"/>
      </w:pPr>
      <w:r>
        <w:rPr>
          <w:rStyle w:val="Marquedecommentaire"/>
        </w:rPr>
        <w:annotationRef/>
      </w:r>
      <w:r>
        <w:t>Voir si suppression de cet attribut</w:t>
      </w:r>
    </w:p>
  </w:comment>
  <w:comment w:id="539" w:author="Alison Lenain" w:date="2024-02-09T16:28:00Z" w:initials="AL">
    <w:p w:rsidR="00F6242F" w:rsidRDefault="00F6242F">
      <w:pPr>
        <w:pStyle w:val="Commentaire"/>
      </w:pPr>
      <w:r>
        <w:rPr>
          <w:rStyle w:val="Marquedecommentaire"/>
        </w:rPr>
        <w:annotationRef/>
      </w:r>
      <w:r>
        <w:t xml:space="preserve">Redondance avec l’attribut </w:t>
      </w:r>
      <w:proofErr w:type="spellStart"/>
      <w:r>
        <w:t>bandeConstructibilité</w:t>
      </w:r>
      <w:proofErr w:type="spellEnd"/>
      <w:r>
        <w:t xml:space="preserve"> ? </w:t>
      </w:r>
    </w:p>
  </w:comment>
  <w:comment w:id="550" w:author="Alison Lenain" w:date="2024-02-09T16:28:00Z" w:initials="AL">
    <w:p w:rsidR="00F6242F" w:rsidRDefault="00F6242F" w:rsidP="00D25860">
      <w:pPr>
        <w:pStyle w:val="Commentaire"/>
      </w:pPr>
      <w:r>
        <w:rPr>
          <w:rStyle w:val="Marquedecommentaire"/>
        </w:rPr>
        <w:annotationRef/>
      </w:r>
      <w:r>
        <w:t>Rajouter exemples</w:t>
      </w:r>
    </w:p>
  </w:comment>
  <w:comment w:id="577" w:author="Arnauld Gallais" w:date="2024-02-09T16:28:00Z" w:initials="AG">
    <w:p w:rsidR="00C757F6" w:rsidRDefault="00C757F6">
      <w:r>
        <w:rPr>
          <w:rFonts w:ascii="Times New Roman" w:hAnsi="Times New Roman"/>
          <w:sz w:val="20"/>
        </w:rPr>
        <w:t>Bâtiment attenant (?)</w:t>
      </w:r>
    </w:p>
  </w:comment>
  <w:comment w:id="578" w:author="Arnauld Gallais" w:date="2024-02-09T16:28:00Z" w:initials="AG">
    <w:p w:rsidR="00C757F6" w:rsidRDefault="00C757F6">
      <w:r>
        <w:rPr>
          <w:rFonts w:ascii="Times New Roman" w:hAnsi="Times New Roman"/>
          <w:sz w:val="20"/>
        </w:rPr>
        <w:t>Termes à définir</w:t>
      </w:r>
    </w:p>
  </w:comment>
  <w:comment w:id="579" w:author="Alison Lenain" w:date="2024-02-09T16:28:00Z" w:initials="AL">
    <w:p w:rsidR="00C757F6" w:rsidRDefault="00C757F6">
      <w:pPr>
        <w:pStyle w:val="Commentaire"/>
      </w:pPr>
      <w:r>
        <w:rPr>
          <w:rStyle w:val="Marquedecommentaire"/>
        </w:rPr>
        <w:annotationRef/>
      </w:r>
      <w:r>
        <w:t xml:space="preserve">Sera fait lors du lexique </w:t>
      </w:r>
    </w:p>
  </w:comment>
  <w:comment w:id="581" w:author="Alison Lenain" w:date="2024-02-09T16:28:00Z" w:initials="AL">
    <w:p w:rsidR="00F6242F" w:rsidRDefault="00F6242F">
      <w:pPr>
        <w:pStyle w:val="Commentaire"/>
      </w:pPr>
      <w:r>
        <w:rPr>
          <w:rStyle w:val="Marquedecommentaire"/>
        </w:rPr>
        <w:annotationRef/>
      </w:r>
      <w:r>
        <w:t>Confirmation des valeurs avec Arnauld</w:t>
      </w:r>
    </w:p>
  </w:comment>
  <w:comment w:id="594" w:author="Alison Lenain" w:date="2024-02-09T16:28:00Z" w:initials="AL">
    <w:p w:rsidR="00F6242F" w:rsidRDefault="00F6242F">
      <w:pPr>
        <w:pStyle w:val="Commentaire"/>
      </w:pPr>
      <w:r>
        <w:rPr>
          <w:rStyle w:val="Marquedecommentaire"/>
        </w:rPr>
        <w:annotationRef/>
      </w:r>
      <w:r>
        <w:t>Voir si suppression de cet attribut</w:t>
      </w:r>
    </w:p>
  </w:comment>
  <w:comment w:id="624" w:author="Alison Lenain" w:date="2024-02-09T16:28:00Z" w:initials="AL">
    <w:p w:rsidR="00F6242F" w:rsidRDefault="00F6242F" w:rsidP="00D25860">
      <w:pPr>
        <w:pStyle w:val="Commentaire"/>
      </w:pPr>
      <w:r>
        <w:rPr>
          <w:rStyle w:val="Marquedecommentaire"/>
        </w:rPr>
        <w:annotationRef/>
      </w:r>
      <w:r>
        <w:t>Rajouter exemples</w:t>
      </w:r>
    </w:p>
  </w:comment>
  <w:comment w:id="694" w:author="Alison Lenain" w:date="2024-02-09T16:28:00Z" w:initials="AL">
    <w:p w:rsidR="00F6242F" w:rsidRDefault="00F6242F">
      <w:pPr>
        <w:pStyle w:val="Commentaire"/>
      </w:pPr>
      <w:r>
        <w:rPr>
          <w:rStyle w:val="Marquedecommentaire"/>
        </w:rPr>
        <w:annotationRef/>
      </w:r>
      <w:r>
        <w:t>Voir si suppression de cet attribut</w:t>
      </w:r>
    </w:p>
  </w:comment>
  <w:comment w:id="724" w:author="Alison Lenain" w:date="2024-02-09T16:28:00Z" w:initials="AL">
    <w:p w:rsidR="00F6242F" w:rsidRDefault="00F6242F" w:rsidP="00D25860">
      <w:pPr>
        <w:pStyle w:val="Commentaire"/>
      </w:pPr>
      <w:r>
        <w:rPr>
          <w:rStyle w:val="Marquedecommentaire"/>
        </w:rPr>
        <w:annotationRef/>
      </w:r>
      <w:r>
        <w:t>Rajouter exemples</w:t>
      </w:r>
    </w:p>
  </w:comment>
  <w:comment w:id="744" w:author="Arnauld Gallais" w:date="2024-02-09T16:28:00Z" w:initials="AG">
    <w:p w:rsidR="00F6242F" w:rsidRDefault="00F6242F">
      <w:r>
        <w:rPr>
          <w:rFonts w:ascii="Times New Roman" w:hAnsi="Times New Roman"/>
          <w:sz w:val="20"/>
        </w:rPr>
        <w:t xml:space="preserve">Je propose : Description de la voirie bordant la parcelle et pouvant conditionner sa constructibilité ( </w:t>
      </w:r>
    </w:p>
  </w:comment>
  <w:comment w:id="760" w:author="Alison Lenain" w:date="2024-02-09T16:28:00Z" w:initials="AL">
    <w:p w:rsidR="005A4CC2" w:rsidRDefault="005A4CC2">
      <w:pPr>
        <w:pStyle w:val="Commentaire"/>
      </w:pPr>
      <w:r>
        <w:rPr>
          <w:rStyle w:val="Marquedecommentaire"/>
        </w:rPr>
        <w:annotationRef/>
      </w:r>
      <w:r>
        <w:t>Voir si suppression de cet attribut</w:t>
      </w:r>
    </w:p>
  </w:comment>
  <w:comment w:id="787" w:author="Alison Lenain" w:date="2024-02-09T16:28:00Z" w:initials="AL">
    <w:p w:rsidR="005A4CC2" w:rsidRDefault="005A4CC2" w:rsidP="00D25860">
      <w:pPr>
        <w:pStyle w:val="Commentaire"/>
      </w:pPr>
      <w:r>
        <w:rPr>
          <w:rStyle w:val="Marquedecommentaire"/>
        </w:rPr>
        <w:annotationRef/>
      </w:r>
      <w:r>
        <w:t>Rajouter exemples</w:t>
      </w:r>
    </w:p>
  </w:comment>
  <w:comment w:id="797" w:author="Alison Lenain" w:date="2024-02-09T16:28:00Z" w:initials="AL">
    <w:p w:rsidR="00F6242F" w:rsidRDefault="00F6242F">
      <w:pPr>
        <w:pStyle w:val="Commentaire"/>
      </w:pPr>
      <w:r>
        <w:rPr>
          <w:rStyle w:val="Marquedecommentaire"/>
        </w:rPr>
        <w:annotationRef/>
      </w:r>
      <w:r>
        <w:t xml:space="preserve">Proposition de rajout cet attribut </w:t>
      </w:r>
      <w:proofErr w:type="gramStart"/>
      <w:r>
        <w:t>( à</w:t>
      </w:r>
      <w:proofErr w:type="gramEnd"/>
      <w:r>
        <w:t xml:space="preserve"> confirmer avec SG6 + voir les valeurs)</w:t>
      </w:r>
    </w:p>
  </w:comment>
  <w:comment w:id="828" w:author="Alison Lenain" w:date="2024-02-09T16:28:00Z" w:initials="AL">
    <w:p w:rsidR="0090570D" w:rsidRDefault="0090570D">
      <w:pPr>
        <w:pStyle w:val="Commentaire"/>
      </w:pPr>
      <w:r>
        <w:rPr>
          <w:rStyle w:val="Marquedecommentaire"/>
        </w:rPr>
        <w:annotationRef/>
      </w:r>
      <w:r>
        <w:t>Suppression de cet attribut ? Même questionnement que pour les conditions</w:t>
      </w:r>
    </w:p>
  </w:comment>
  <w:comment w:id="881" w:author="Alison Lenain" w:date="2024-02-09T16:28:00Z" w:initials="AL">
    <w:p w:rsidR="00B42F0D" w:rsidRDefault="00B42F0D">
      <w:pPr>
        <w:pStyle w:val="Commentaire"/>
      </w:pPr>
      <w:r>
        <w:rPr>
          <w:rStyle w:val="Marquedecommentaire"/>
        </w:rPr>
        <w:annotationRef/>
      </w:r>
      <w:r>
        <w:t xml:space="preserve">Classe sera mise à jour suite </w:t>
      </w:r>
      <w:hyperlink r:id="rId2" w:history="1">
        <w:r w:rsidRPr="008D37F9">
          <w:rPr>
            <w:rStyle w:val="Lienhypertexte"/>
          </w:rPr>
          <w:t>aux propositions de modélisations (Buildrz + ESGT)</w:t>
        </w:r>
      </w:hyperlink>
      <w:r>
        <w:t xml:space="preserve"> qui seront présentées à la prochaine réunion du SG6 : 08/03</w:t>
      </w:r>
    </w:p>
  </w:comment>
  <w:comment w:id="884" w:author="Arnauld Gallais" w:date="2024-02-09T16:28:00Z" w:initials="AG">
    <w:p w:rsidR="00F6242F" w:rsidRDefault="00F6242F">
      <w:r>
        <w:rPr>
          <w:rFonts w:ascii="Times New Roman" w:hAnsi="Times New Roman"/>
          <w:sz w:val="20"/>
        </w:rPr>
        <w:t>Bâtiment attenant (?)</w:t>
      </w:r>
    </w:p>
  </w:comment>
  <w:comment w:id="885" w:author="Arnauld Gallais" w:date="2024-02-09T16:28:00Z" w:initials="AG">
    <w:p w:rsidR="00F6242F" w:rsidRDefault="00F6242F">
      <w:r>
        <w:rPr>
          <w:rFonts w:ascii="Times New Roman" w:hAnsi="Times New Roman"/>
          <w:sz w:val="20"/>
        </w:rPr>
        <w:t>Termes à définir</w:t>
      </w:r>
    </w:p>
  </w:comment>
  <w:comment w:id="886" w:author="Alison Lenain" w:date="2024-02-09T16:28:00Z" w:initials="AL">
    <w:p w:rsidR="00F6242F" w:rsidRDefault="00F6242F">
      <w:pPr>
        <w:pStyle w:val="Commentaire"/>
      </w:pPr>
      <w:r>
        <w:rPr>
          <w:rStyle w:val="Marquedecommentaire"/>
        </w:rPr>
        <w:annotationRef/>
      </w:r>
      <w:r>
        <w:t xml:space="preserve">Sera fait lors du lexique </w:t>
      </w:r>
    </w:p>
  </w:comment>
  <w:comment w:id="888" w:author="Arnauld Gallais" w:date="2024-02-09T16:28:00Z" w:initials="AG">
    <w:p w:rsidR="00F6242F" w:rsidRDefault="00F6242F">
      <w:r>
        <w:rPr>
          <w:rFonts w:ascii="Times New Roman" w:hAnsi="Times New Roman"/>
          <w:sz w:val="20"/>
        </w:rPr>
        <w:t>Classe à détailler</w:t>
      </w:r>
    </w:p>
  </w:comment>
  <w:comment w:id="889" w:author="Alison Lenain" w:date="2024-02-09T16:28:00Z" w:initials="AL">
    <w:p w:rsidR="00F6242F" w:rsidRDefault="00F6242F">
      <w:pPr>
        <w:pStyle w:val="Commentaire"/>
      </w:pPr>
      <w:r>
        <w:rPr>
          <w:rStyle w:val="Marquedecommentaire"/>
        </w:rPr>
        <w:annotationRef/>
      </w:r>
      <w:r>
        <w:t xml:space="preserve">Qu’est ce qui différence cette classe de la classe </w:t>
      </w:r>
      <w:proofErr w:type="spellStart"/>
      <w:r>
        <w:t>RetraitAlignement</w:t>
      </w:r>
      <w:proofErr w:type="spellEnd"/>
      <w:r>
        <w:t xml:space="preserve"> avec laquelle elle a un héritage ? Rajouter un attribut spécifique à cette classe ou supprimer la classe (Déjà </w:t>
      </w:r>
      <w:proofErr w:type="spellStart"/>
      <w:r>
        <w:t>RetaitAlignementAutorisé</w:t>
      </w:r>
      <w:proofErr w:type="spellEnd"/>
      <w:r>
        <w:t xml:space="preserve"> dans la classe </w:t>
      </w:r>
      <w:proofErr w:type="spellStart"/>
      <w:r>
        <w:t>RetraitAlignement</w:t>
      </w:r>
      <w:proofErr w:type="spellEnd"/>
      <w:r>
        <w:t xml:space="preserve">) </w:t>
      </w:r>
    </w:p>
  </w:comment>
  <w:comment w:id="891" w:author="Alison Lenain" w:date="2024-02-09T16:28:00Z" w:initials="AL">
    <w:p w:rsidR="006E70C7" w:rsidRDefault="006E70C7">
      <w:pPr>
        <w:pStyle w:val="Commentaire"/>
      </w:pPr>
      <w:r>
        <w:rPr>
          <w:rStyle w:val="Marquedecommentaire"/>
        </w:rPr>
        <w:annotationRef/>
      </w:r>
      <w:r>
        <w:t>Sera MAJ suite à la réunion du 08/03</w:t>
      </w:r>
    </w:p>
  </w:comment>
  <w:comment w:id="892" w:author="Arnauld Gallais" w:date="2024-02-09T16:28:00Z" w:initials="AG">
    <w:p w:rsidR="00F6242F" w:rsidRDefault="00F6242F">
      <w:r>
        <w:rPr>
          <w:rFonts w:ascii="Times New Roman" w:hAnsi="Times New Roman"/>
          <w:sz w:val="20"/>
        </w:rPr>
        <w:t>Définition ?</w:t>
      </w:r>
    </w:p>
  </w:comment>
  <w:comment w:id="893" w:author="Alison Lenain" w:date="2024-02-09T16:28:00Z" w:initials="AL">
    <w:p w:rsidR="00F6242F" w:rsidRDefault="00F6242F">
      <w:pPr>
        <w:pStyle w:val="Commentaire"/>
      </w:pPr>
      <w:r>
        <w:rPr>
          <w:rStyle w:val="Marquedecommentaire"/>
        </w:rPr>
        <w:annotationRef/>
      </w:r>
      <w:r>
        <w:t>Terme à définir dans le lexique</w:t>
      </w:r>
    </w:p>
  </w:comment>
  <w:comment w:id="895" w:author="Alison Lenain" w:date="2024-02-09T16:28:00Z" w:initials="AL">
    <w:p w:rsidR="006E70C7" w:rsidRDefault="006E70C7">
      <w:pPr>
        <w:pStyle w:val="Commentaire"/>
      </w:pPr>
      <w:r>
        <w:rPr>
          <w:rStyle w:val="Marquedecommentaire"/>
        </w:rPr>
        <w:annotationRef/>
      </w:r>
      <w:r>
        <w:t>Sera MAJ suite à la réunion du 08/03</w:t>
      </w:r>
    </w:p>
  </w:comment>
  <w:comment w:id="896" w:author="Arnauld Gallais" w:date="2024-02-09T16:28:00Z" w:initials="AG">
    <w:p w:rsidR="00F6242F" w:rsidRDefault="00F6242F">
      <w:r>
        <w:rPr>
          <w:rFonts w:ascii="Times New Roman" w:hAnsi="Times New Roman"/>
          <w:sz w:val="20"/>
        </w:rPr>
        <w:t>1-1 non ?</w:t>
      </w:r>
    </w:p>
  </w:comment>
  <w:comment w:id="897" w:author="Alison Lenain" w:date="2024-02-09T16:28:00Z" w:initials="AL">
    <w:p w:rsidR="00F6242F" w:rsidRDefault="00F6242F">
      <w:pPr>
        <w:pStyle w:val="Commentaire"/>
      </w:pPr>
      <w:r>
        <w:rPr>
          <w:rStyle w:val="Marquedecommentaire"/>
        </w:rPr>
        <w:annotationRef/>
      </w:r>
      <w:r>
        <w:t xml:space="preserve">Plusieurs cas possibles  </w:t>
      </w:r>
    </w:p>
  </w:comment>
  <w:comment w:id="898" w:author="Arnauld Gallais" w:date="2024-02-09T16:28:00Z" w:initials="AG">
    <w:p w:rsidR="00F6242F" w:rsidRDefault="00F6242F">
      <w:r>
        <w:rPr>
          <w:rFonts w:ascii="Times New Roman" w:hAnsi="Times New Roman"/>
          <w:sz w:val="20"/>
        </w:rPr>
        <w:t>En pourcentage ?</w:t>
      </w:r>
    </w:p>
  </w:comment>
  <w:comment w:id="899" w:author="Alison Lenain" w:date="2024-02-09T16:28:00Z" w:initials="AL">
    <w:p w:rsidR="00F6242F" w:rsidRDefault="00F6242F">
      <w:pPr>
        <w:pStyle w:val="Commentaire"/>
      </w:pPr>
      <w:r>
        <w:rPr>
          <w:rStyle w:val="Marquedecommentaire"/>
        </w:rPr>
        <w:annotationRef/>
      </w:r>
      <w:r>
        <w:t>Voir type de l’attribut pour la prise en compte  %</w:t>
      </w:r>
    </w:p>
  </w:comment>
  <w:comment w:id="902" w:author="Arnauld Gallais" w:date="2024-02-09T16:28:00Z" w:initials="AG">
    <w:p w:rsidR="00F6242F" w:rsidRDefault="00F6242F">
      <w:r>
        <w:rPr>
          <w:rFonts w:ascii="Times New Roman" w:hAnsi="Times New Roman"/>
          <w:sz w:val="20"/>
        </w:rPr>
        <w:t>Dans le schéma UML il s’agit de deux classes</w:t>
      </w:r>
    </w:p>
  </w:comment>
  <w:comment w:id="941" w:author="Alison Lenain" w:date="2024-02-09T16:28:00Z" w:initials="AL">
    <w:p w:rsidR="00530253" w:rsidRDefault="00530253" w:rsidP="00530253">
      <w:pPr>
        <w:pStyle w:val="Commentaire"/>
      </w:pPr>
      <w:r>
        <w:rPr>
          <w:rStyle w:val="Marquedecommentaire"/>
        </w:rPr>
        <w:annotationRef/>
      </w:r>
      <w:r w:rsidR="004B4BA6">
        <w:t>Demander exemples au groupe</w:t>
      </w:r>
    </w:p>
  </w:comment>
  <w:comment w:id="971" w:author="Alison Lenain" w:date="2024-02-09T16:28:00Z" w:initials="AL">
    <w:p w:rsidR="00530253" w:rsidRDefault="00530253" w:rsidP="00530253">
      <w:pPr>
        <w:pStyle w:val="Commentaire"/>
      </w:pPr>
      <w:r>
        <w:rPr>
          <w:rStyle w:val="Marquedecommentaire"/>
        </w:rPr>
        <w:annotationRef/>
      </w:r>
      <w:r>
        <w:t>Rajouter exemples</w:t>
      </w:r>
    </w:p>
  </w:comment>
  <w:comment w:id="998" w:author="Alison Lenain" w:date="2024-02-09T16:28:00Z" w:initials="AL">
    <w:p w:rsidR="006E70C7" w:rsidRDefault="006E70C7">
      <w:pPr>
        <w:pStyle w:val="Commentaire"/>
      </w:pPr>
      <w:r>
        <w:rPr>
          <w:rStyle w:val="Marquedecommentaire"/>
        </w:rPr>
        <w:annotationRef/>
      </w:r>
      <w:r>
        <w:t>Exemples à valider</w:t>
      </w:r>
    </w:p>
  </w:comment>
  <w:comment w:id="1040" w:author="Alison Lenain" w:date="2024-02-09T16:28:00Z" w:initials="AL">
    <w:p w:rsidR="00F6242F" w:rsidRDefault="00F6242F">
      <w:r w:rsidRPr="00156318">
        <w:rPr>
          <w:rFonts w:ascii="Liberation Serif" w:eastAsia="Segoe UI" w:hAnsi="Liberation Serif" w:cs="Tahoma"/>
          <w:kern w:val="0"/>
          <w:sz w:val="24"/>
          <w:lang w:bidi="en-US"/>
        </w:rPr>
        <w:t>En cours de travail</w:t>
      </w:r>
      <w:r>
        <w:rPr>
          <w:rFonts w:ascii="Liberation Serif" w:eastAsia="Segoe UI" w:hAnsi="Liberation Serif" w:cs="Tahoma"/>
          <w:kern w:val="0"/>
          <w:sz w:val="24"/>
          <w:lang w:bidi="en-US"/>
        </w:rPr>
        <w:t xml:space="preserve"> + rajout des différentes illustrations d’hauteur issues du PLUI de Marseille</w:t>
      </w:r>
    </w:p>
  </w:comment>
  <w:comment w:id="1043" w:author="Arnauld Gallais" w:date="2024-02-09T16:42:00Z" w:initials="AG">
    <w:p w:rsidR="00F6242F" w:rsidRDefault="00F6242F">
      <w:pPr>
        <w:rPr>
          <w:rFonts w:ascii="Times New Roman" w:hAnsi="Times New Roman"/>
          <w:sz w:val="20"/>
        </w:rPr>
      </w:pPr>
      <w:r>
        <w:rPr>
          <w:rFonts w:ascii="Times New Roman" w:hAnsi="Times New Roman"/>
          <w:sz w:val="20"/>
        </w:rPr>
        <w:t xml:space="preserve">Qu’est-ce qui est prévu ici ? Illustrations hauteurs, modèle de règles + instanciations </w:t>
      </w:r>
    </w:p>
    <w:p w:rsidR="00F6242F" w:rsidRPr="00A909E1" w:rsidRDefault="00F6242F">
      <w:pPr>
        <w:rPr>
          <w:rFonts w:ascii="Times New Roman" w:hAnsi="Times New Roman"/>
          <w:sz w:val="20"/>
        </w:rPr>
      </w:pPr>
      <w:r>
        <w:rPr>
          <w:rFonts w:ascii="Times New Roman" w:hAnsi="Times New Roman"/>
          <w:sz w:val="20"/>
        </w:rPr>
        <w:t xml:space="preserve"> </w:t>
      </w:r>
    </w:p>
  </w:comment>
  <w:comment w:id="1053" w:author="Arnauld Gallais" w:date="2024-02-09T16:28:00Z" w:initials="AG">
    <w:p w:rsidR="00F6242F" w:rsidRDefault="00F6242F">
      <w:r>
        <w:rPr>
          <w:rFonts w:ascii="Times New Roman" w:hAnsi="Times New Roman"/>
          <w:sz w:val="20"/>
        </w:rPr>
        <w:t>Commencer par des exemples simples, élémentaires (pas par ce cas complexe)</w:t>
      </w:r>
    </w:p>
  </w:comment>
  <w:comment w:id="1054" w:author="Alison Lenain" w:date="2024-02-09T16:29:00Z" w:initials="AL">
    <w:p w:rsidR="00F6242F" w:rsidRDefault="00F6242F">
      <w:pPr>
        <w:pStyle w:val="Commentaire"/>
      </w:pPr>
      <w:r>
        <w:rPr>
          <w:rStyle w:val="Marquedecommentaire"/>
        </w:rPr>
        <w:annotationRef/>
      </w:r>
      <w:r>
        <w:t xml:space="preserve">Reprendre exemple </w:t>
      </w:r>
      <w:r w:rsidR="00CD0F8F">
        <w:t xml:space="preserve">(Demander lien ou sont </w:t>
      </w:r>
      <w:proofErr w:type="gramStart"/>
      <w:r w:rsidR="00CD0F8F">
        <w:t>stockées</w:t>
      </w:r>
      <w:proofErr w:type="gramEnd"/>
      <w:r w:rsidR="00CD0F8F">
        <w:t xml:space="preserve"> les exemples d’instanciations réalisés par Buildrz) </w:t>
      </w:r>
    </w:p>
  </w:comment>
  <w:comment w:id="1059" w:author="Alison Lenain" w:date="2024-02-09T16:28:00Z" w:initials="AL">
    <w:p w:rsidR="00F6242F" w:rsidRDefault="00F6242F">
      <w:pPr>
        <w:pStyle w:val="Commentaire"/>
      </w:pPr>
      <w:r>
        <w:rPr>
          <w:rStyle w:val="Marquedecommentaire"/>
        </w:rPr>
        <w:annotationRef/>
      </w:r>
      <w:r>
        <w:t>Elargir ?</w:t>
      </w:r>
    </w:p>
  </w:comment>
  <w:comment w:id="1058" w:author="Alison Lenain" w:date="2024-02-09T16:37:00Z" w:initials="AL">
    <w:p w:rsidR="004E16A5" w:rsidRDefault="004E16A5">
      <w:pPr>
        <w:pStyle w:val="Commentaire"/>
      </w:pPr>
      <w:r>
        <w:rPr>
          <w:rStyle w:val="Marquedecommentaire"/>
        </w:rPr>
        <w:annotationRef/>
      </w:r>
      <w:proofErr w:type="spellStart"/>
      <w:r w:rsidR="00C12213">
        <w:t>WikiBuildrz</w:t>
      </w:r>
      <w:proofErr w:type="spellEnd"/>
      <w:r w:rsidR="00C12213">
        <w:t xml:space="preserve"> + autres lorsque </w:t>
      </w:r>
      <w:proofErr w:type="spellStart"/>
      <w:r w:rsidR="00C12213">
        <w:t>definition</w:t>
      </w:r>
      <w:proofErr w:type="spellEnd"/>
      <w:r w:rsidR="00C12213">
        <w:t xml:space="preserve"> manquantes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3FA" w:rsidRDefault="007F73FA">
      <w:r>
        <w:separator/>
      </w:r>
    </w:p>
  </w:endnote>
  <w:endnote w:type="continuationSeparator" w:id="0">
    <w:p w:rsidR="007F73FA" w:rsidRDefault="007F7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Arial Gras">
    <w:panose1 w:val="020B07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42F" w:rsidRDefault="00F6242F">
    <w:pPr>
      <w:pStyle w:val="Pieddepage"/>
    </w:pPr>
    <w:r>
      <w:t>05/02/2024</w:t>
    </w:r>
    <w:r>
      <w:tab/>
    </w:r>
    <w:r>
      <w:tab/>
    </w:r>
    <w:r>
      <w:fldChar w:fldCharType="begin"/>
    </w:r>
    <w:r>
      <w:instrText xml:space="preserve"> PAGE  </w:instrText>
    </w:r>
    <w:r>
      <w:fldChar w:fldCharType="separate"/>
    </w:r>
    <w:r w:rsidR="0084525E">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42F" w:rsidRDefault="00F6242F">
    <w:pPr>
      <w:pStyle w:val="Pieddepage"/>
    </w:pPr>
    <w:r>
      <w:t>05/02/204</w:t>
    </w:r>
    <w:r>
      <w:tab/>
    </w:r>
    <w:r>
      <w:tab/>
    </w:r>
    <w:r>
      <w:fldChar w:fldCharType="begin"/>
    </w:r>
    <w:r>
      <w:instrText xml:space="preserve"> PAGE </w:instrText>
    </w:r>
    <w:r>
      <w:fldChar w:fldCharType="separate"/>
    </w:r>
    <w:r w:rsidR="0084525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3FA" w:rsidRDefault="007F73FA">
      <w:r>
        <w:separator/>
      </w:r>
    </w:p>
  </w:footnote>
  <w:footnote w:type="continuationSeparator" w:id="0">
    <w:p w:rsidR="007F73FA" w:rsidRDefault="007F73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42F" w:rsidRDefault="00F6242F">
    <w:pPr>
      <w:pStyle w:val="En-ttegauche"/>
      <w:tabs>
        <w:tab w:val="clear" w:pos="3684"/>
        <w:tab w:val="clear" w:pos="7369"/>
        <w:tab w:val="center" w:pos="4500"/>
        <w:tab w:val="right" w:pos="9030"/>
      </w:tabs>
    </w:pPr>
    <w:r>
      <w:rPr>
        <w:rStyle w:val="Numrodepage"/>
        <w:rFonts w:ascii="Arial" w:hAnsi="Arial"/>
        <w:sz w:val="20"/>
        <w:szCs w:val="16"/>
      </w:rPr>
      <w:tab/>
    </w:r>
    <w:r>
      <w:rPr>
        <w:rStyle w:val="Numrodepage"/>
        <w:rFonts w:ascii="Arial" w:hAnsi="Arial"/>
        <w:sz w:val="16"/>
        <w:szCs w:val="16"/>
      </w:rPr>
      <w:t>Standard CNIG Structuration du règlement d’urbanisme - niveau 2</w:t>
    </w:r>
  </w:p>
  <w:p w:rsidR="00F6242F" w:rsidRDefault="00F6242F">
    <w:pPr>
      <w:pStyle w:val="En-ttegauche"/>
      <w:tabs>
        <w:tab w:val="clear" w:pos="3684"/>
        <w:tab w:val="clear" w:pos="7369"/>
        <w:tab w:val="center" w:pos="4500"/>
        <w:tab w:val="right" w:pos="9030"/>
      </w:tabs>
      <w:rPr>
        <w:rStyle w:val="Numrodepage"/>
        <w:rFonts w:ascii="Arial" w:hAnsi="Arial"/>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42F" w:rsidRDefault="00F6242F">
    <w:pPr>
      <w:pStyle w:val="En-ttegauche"/>
      <w:tabs>
        <w:tab w:val="clear" w:pos="3684"/>
        <w:tab w:val="clear" w:pos="7369"/>
        <w:tab w:val="center" w:pos="4500"/>
        <w:tab w:val="right" w:pos="9030"/>
      </w:tabs>
    </w:pPr>
    <w:r>
      <w:rPr>
        <w:rStyle w:val="Numrodepage"/>
        <w:rFonts w:ascii="Arial" w:hAnsi="Arial"/>
        <w:sz w:val="20"/>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263"/>
    <w:multiLevelType w:val="multilevel"/>
    <w:tmpl w:val="6FE6693A"/>
    <w:lvl w:ilvl="0">
      <w:start w:val="1"/>
      <w:numFmt w:val="bullet"/>
      <w:pStyle w:val="ListeNiveau2MRS"/>
      <w:lvlText w:val="-"/>
      <w:lvlJc w:val="left"/>
      <w:pPr>
        <w:tabs>
          <w:tab w:val="num" w:pos="0"/>
        </w:tabs>
        <w:ind w:left="0" w:firstLine="0"/>
      </w:pPr>
      <w:rPr>
        <w:rFonts w:ascii="Segoe UI" w:hAnsi="Segoe UI" w:cs="Segoe UI" w:hint="default"/>
      </w:rPr>
    </w:lvl>
    <w:lvl w:ilvl="1">
      <w:start w:val="1"/>
      <w:numFmt w:val="bullet"/>
      <w:lvlText w:val="-"/>
      <w:lvlJc w:val="left"/>
      <w:pPr>
        <w:tabs>
          <w:tab w:val="num" w:pos="0"/>
        </w:tabs>
        <w:ind w:left="0" w:firstLine="0"/>
      </w:pPr>
      <w:rPr>
        <w:rFonts w:ascii="Segoe UI" w:hAnsi="Segoe UI" w:cs="Segoe UI" w:hint="default"/>
      </w:rPr>
    </w:lvl>
    <w:lvl w:ilvl="2">
      <w:start w:val="1"/>
      <w:numFmt w:val="bullet"/>
      <w:lvlText w:val="-"/>
      <w:lvlJc w:val="left"/>
      <w:pPr>
        <w:tabs>
          <w:tab w:val="num" w:pos="0"/>
        </w:tabs>
        <w:ind w:left="0" w:firstLine="0"/>
      </w:pPr>
      <w:rPr>
        <w:rFonts w:ascii="Segoe UI" w:hAnsi="Segoe UI" w:cs="Segoe UI" w:hint="default"/>
      </w:rPr>
    </w:lvl>
    <w:lvl w:ilvl="3">
      <w:start w:val="1"/>
      <w:numFmt w:val="bullet"/>
      <w:lvlText w:val="-"/>
      <w:lvlJc w:val="left"/>
      <w:pPr>
        <w:tabs>
          <w:tab w:val="num" w:pos="0"/>
        </w:tabs>
        <w:ind w:left="0" w:firstLine="0"/>
      </w:pPr>
      <w:rPr>
        <w:rFonts w:ascii="Segoe UI" w:hAnsi="Segoe UI" w:cs="Segoe UI" w:hint="default"/>
      </w:rPr>
    </w:lvl>
    <w:lvl w:ilvl="4">
      <w:start w:val="1"/>
      <w:numFmt w:val="bullet"/>
      <w:lvlText w:val="-"/>
      <w:lvlJc w:val="left"/>
      <w:pPr>
        <w:tabs>
          <w:tab w:val="num" w:pos="0"/>
        </w:tabs>
        <w:ind w:left="0" w:firstLine="0"/>
      </w:pPr>
      <w:rPr>
        <w:rFonts w:ascii="Segoe UI" w:hAnsi="Segoe UI" w:cs="Segoe UI" w:hint="default"/>
      </w:rPr>
    </w:lvl>
    <w:lvl w:ilvl="5">
      <w:start w:val="1"/>
      <w:numFmt w:val="bullet"/>
      <w:lvlText w:val="-"/>
      <w:lvlJc w:val="left"/>
      <w:pPr>
        <w:tabs>
          <w:tab w:val="num" w:pos="0"/>
        </w:tabs>
        <w:ind w:left="0" w:firstLine="0"/>
      </w:pPr>
      <w:rPr>
        <w:rFonts w:ascii="Segoe UI" w:hAnsi="Segoe UI" w:cs="Segoe UI" w:hint="default"/>
      </w:rPr>
    </w:lvl>
    <w:lvl w:ilvl="6">
      <w:start w:val="1"/>
      <w:numFmt w:val="bullet"/>
      <w:lvlText w:val="-"/>
      <w:lvlJc w:val="left"/>
      <w:pPr>
        <w:tabs>
          <w:tab w:val="num" w:pos="0"/>
        </w:tabs>
        <w:ind w:left="0" w:firstLine="0"/>
      </w:pPr>
      <w:rPr>
        <w:rFonts w:ascii="Segoe UI" w:hAnsi="Segoe UI" w:cs="Segoe UI" w:hint="default"/>
      </w:rPr>
    </w:lvl>
    <w:lvl w:ilvl="7">
      <w:start w:val="1"/>
      <w:numFmt w:val="bullet"/>
      <w:lvlText w:val="-"/>
      <w:lvlJc w:val="left"/>
      <w:pPr>
        <w:tabs>
          <w:tab w:val="num" w:pos="0"/>
        </w:tabs>
        <w:ind w:left="0" w:firstLine="0"/>
      </w:pPr>
      <w:rPr>
        <w:rFonts w:ascii="Segoe UI" w:hAnsi="Segoe UI" w:cs="Segoe UI" w:hint="default"/>
      </w:rPr>
    </w:lvl>
    <w:lvl w:ilvl="8">
      <w:start w:val="1"/>
      <w:numFmt w:val="bullet"/>
      <w:lvlText w:val="-"/>
      <w:lvlJc w:val="left"/>
      <w:pPr>
        <w:tabs>
          <w:tab w:val="num" w:pos="0"/>
        </w:tabs>
        <w:ind w:left="0" w:firstLine="0"/>
      </w:pPr>
      <w:rPr>
        <w:rFonts w:ascii="Segoe UI" w:hAnsi="Segoe UI" w:cs="Segoe UI" w:hint="default"/>
      </w:rPr>
    </w:lvl>
  </w:abstractNum>
  <w:abstractNum w:abstractNumId="1">
    <w:nsid w:val="063F5AE1"/>
    <w:multiLevelType w:val="hybridMultilevel"/>
    <w:tmpl w:val="8C06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D7F10"/>
    <w:multiLevelType w:val="multilevel"/>
    <w:tmpl w:val="B7B05DD0"/>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nsid w:val="11326A1F"/>
    <w:multiLevelType w:val="hybridMultilevel"/>
    <w:tmpl w:val="F6582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971DF4"/>
    <w:multiLevelType w:val="hybridMultilevel"/>
    <w:tmpl w:val="1772BB70"/>
    <w:lvl w:ilvl="0" w:tplc="A4D2A2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1741A"/>
    <w:multiLevelType w:val="multilevel"/>
    <w:tmpl w:val="8FBA7858"/>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6">
    <w:nsid w:val="28FB637A"/>
    <w:multiLevelType w:val="multilevel"/>
    <w:tmpl w:val="C482600C"/>
    <w:lvl w:ilvl="0">
      <w:start w:val="2"/>
      <w:numFmt w:val="decimal"/>
      <w:lvlText w:val=" %1 "/>
      <w:lvlJc w:val="left"/>
      <w:pPr>
        <w:tabs>
          <w:tab w:val="num" w:pos="0"/>
        </w:tabs>
        <w:ind w:left="0" w:firstLine="0"/>
      </w:pPr>
      <w:rPr>
        <w:rFonts w:hint="default"/>
      </w:rPr>
    </w:lvl>
    <w:lvl w:ilvl="1">
      <w:start w:val="1"/>
      <w:numFmt w:val="decimal"/>
      <w:lvlText w:val=" %1.%2 "/>
      <w:lvlJc w:val="left"/>
      <w:pPr>
        <w:tabs>
          <w:tab w:val="num" w:pos="0"/>
        </w:tabs>
        <w:ind w:left="0" w:firstLine="0"/>
      </w:pPr>
      <w:rPr>
        <w:rFonts w:hint="default"/>
      </w:rPr>
    </w:lvl>
    <w:lvl w:ilvl="2">
      <w:start w:val="1"/>
      <w:numFmt w:val="decimal"/>
      <w:lvlText w:val=" %1.%2.%3"/>
      <w:lvlJc w:val="left"/>
      <w:pPr>
        <w:tabs>
          <w:tab w:val="num" w:pos="0"/>
        </w:tabs>
        <w:ind w:left="0" w:firstLine="0"/>
      </w:pPr>
      <w:rPr>
        <w:rFonts w:hint="default"/>
      </w:rPr>
    </w:lvl>
    <w:lvl w:ilvl="3">
      <w:start w:val="1"/>
      <w:numFmt w:val="decimal"/>
      <w:lvlText w:val=" %1.%2.%3.%4 "/>
      <w:lvlJc w:val="left"/>
      <w:pPr>
        <w:tabs>
          <w:tab w:val="num" w:pos="0"/>
        </w:tabs>
        <w:ind w:left="0" w:firstLine="0"/>
      </w:pPr>
      <w:rPr>
        <w:rFonts w:hint="default"/>
      </w:rPr>
    </w:lvl>
    <w:lvl w:ilvl="4">
      <w:start w:val="1"/>
      <w:numFmt w:val="decimal"/>
      <w:lvlText w:val=" %1.%2.%3.%4.%5 "/>
      <w:lvlJc w:val="left"/>
      <w:pPr>
        <w:tabs>
          <w:tab w:val="num" w:pos="0"/>
        </w:tabs>
        <w:ind w:left="0" w:firstLine="0"/>
      </w:pPr>
      <w:rPr>
        <w:rFonts w:hint="default"/>
      </w:rPr>
    </w:lvl>
    <w:lvl w:ilvl="5">
      <w:start w:val="1"/>
      <w:numFmt w:val="decimal"/>
      <w:lvlText w:val=" %1.%2.%3.%4.%5.%6 "/>
      <w:lvlJc w:val="left"/>
      <w:pPr>
        <w:tabs>
          <w:tab w:val="num" w:pos="0"/>
        </w:tabs>
        <w:ind w:left="0" w:firstLine="0"/>
      </w:pPr>
      <w:rPr>
        <w:rFonts w:hint="default"/>
      </w:rPr>
    </w:lvl>
    <w:lvl w:ilvl="6">
      <w:start w:val="1"/>
      <w:numFmt w:val="decimal"/>
      <w:lvlText w:val=" %1.%2.%3.%4.%5.%6.%7 "/>
      <w:lvlJc w:val="left"/>
      <w:pPr>
        <w:tabs>
          <w:tab w:val="num" w:pos="0"/>
        </w:tabs>
        <w:ind w:left="0" w:firstLine="0"/>
      </w:pPr>
      <w:rPr>
        <w:rFonts w:hint="default"/>
      </w:rPr>
    </w:lvl>
    <w:lvl w:ilvl="7">
      <w:start w:val="1"/>
      <w:numFmt w:val="decimal"/>
      <w:lvlText w:val=" %1.%2.%3.%4.%5.%6.%7.%8 "/>
      <w:lvlJc w:val="left"/>
      <w:pPr>
        <w:tabs>
          <w:tab w:val="num" w:pos="0"/>
        </w:tabs>
        <w:ind w:left="0" w:firstLine="0"/>
      </w:pPr>
      <w:rPr>
        <w:rFonts w:hint="default"/>
      </w:rPr>
    </w:lvl>
    <w:lvl w:ilvl="8">
      <w:start w:val="1"/>
      <w:numFmt w:val="decimal"/>
      <w:lvlText w:val=" %1.%2.%3.%4.%5.%6.%7.%8.%9 "/>
      <w:lvlJc w:val="left"/>
      <w:pPr>
        <w:tabs>
          <w:tab w:val="num" w:pos="0"/>
        </w:tabs>
        <w:ind w:left="0" w:firstLine="0"/>
      </w:pPr>
      <w:rPr>
        <w:rFonts w:hint="default"/>
      </w:rPr>
    </w:lvl>
  </w:abstractNum>
  <w:abstractNum w:abstractNumId="7">
    <w:nsid w:val="2CA867E0"/>
    <w:multiLevelType w:val="multilevel"/>
    <w:tmpl w:val="A03E01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nsid w:val="2D41462C"/>
    <w:multiLevelType w:val="multilevel"/>
    <w:tmpl w:val="87B8331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9">
    <w:nsid w:val="2E146020"/>
    <w:multiLevelType w:val="hybridMultilevel"/>
    <w:tmpl w:val="9DC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A64F2B"/>
    <w:multiLevelType w:val="multilevel"/>
    <w:tmpl w:val="D9484434"/>
    <w:lvl w:ilvl="0">
      <w:start w:val="1"/>
      <w:numFmt w:val="bullet"/>
      <w:pStyle w:val="ListeNiveau1MRS"/>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0" w:firstLine="0"/>
      </w:pPr>
      <w:rPr>
        <w:rFonts w:ascii="Symbol" w:hAnsi="Symbol" w:cs="Symbol" w:hint="default"/>
      </w:rPr>
    </w:lvl>
    <w:lvl w:ilvl="2">
      <w:start w:val="1"/>
      <w:numFmt w:val="bullet"/>
      <w:lvlText w:val=""/>
      <w:lvlJc w:val="left"/>
      <w:pPr>
        <w:tabs>
          <w:tab w:val="num" w:pos="0"/>
        </w:tabs>
        <w:ind w:left="0" w:firstLine="0"/>
      </w:pPr>
      <w:rPr>
        <w:rFonts w:ascii="Symbol" w:hAnsi="Symbol" w:cs="Symbol" w:hint="default"/>
      </w:rPr>
    </w:lvl>
    <w:lvl w:ilvl="3">
      <w:start w:val="1"/>
      <w:numFmt w:val="bullet"/>
      <w:lvlText w:val=""/>
      <w:lvlJc w:val="left"/>
      <w:pPr>
        <w:tabs>
          <w:tab w:val="num" w:pos="0"/>
        </w:tabs>
        <w:ind w:left="0" w:firstLine="0"/>
      </w:pPr>
      <w:rPr>
        <w:rFonts w:ascii="Symbol" w:hAnsi="Symbol" w:cs="Symbol" w:hint="default"/>
      </w:rPr>
    </w:lvl>
    <w:lvl w:ilvl="4">
      <w:start w:val="1"/>
      <w:numFmt w:val="bullet"/>
      <w:lvlText w:val=""/>
      <w:lvlJc w:val="left"/>
      <w:pPr>
        <w:tabs>
          <w:tab w:val="num" w:pos="0"/>
        </w:tabs>
        <w:ind w:left="0" w:firstLine="0"/>
      </w:pPr>
      <w:rPr>
        <w:rFonts w:ascii="Symbol" w:hAnsi="Symbol" w:cs="Symbol" w:hint="default"/>
      </w:rPr>
    </w:lvl>
    <w:lvl w:ilvl="5">
      <w:start w:val="1"/>
      <w:numFmt w:val="bullet"/>
      <w:lvlText w:val=""/>
      <w:lvlJc w:val="left"/>
      <w:pPr>
        <w:tabs>
          <w:tab w:val="num" w:pos="0"/>
        </w:tabs>
        <w:ind w:left="0" w:firstLine="0"/>
      </w:pPr>
      <w:rPr>
        <w:rFonts w:ascii="Symbol" w:hAnsi="Symbol" w:cs="Symbol" w:hint="default"/>
      </w:rPr>
    </w:lvl>
    <w:lvl w:ilvl="6">
      <w:start w:val="1"/>
      <w:numFmt w:val="bullet"/>
      <w:lvlText w:val=""/>
      <w:lvlJc w:val="left"/>
      <w:pPr>
        <w:tabs>
          <w:tab w:val="num" w:pos="0"/>
        </w:tabs>
        <w:ind w:left="0" w:firstLine="0"/>
      </w:pPr>
      <w:rPr>
        <w:rFonts w:ascii="Symbol" w:hAnsi="Symbol" w:cs="Symbol" w:hint="default"/>
      </w:rPr>
    </w:lvl>
    <w:lvl w:ilvl="7">
      <w:start w:val="1"/>
      <w:numFmt w:val="bullet"/>
      <w:lvlText w:val=""/>
      <w:lvlJc w:val="left"/>
      <w:pPr>
        <w:tabs>
          <w:tab w:val="num" w:pos="0"/>
        </w:tabs>
        <w:ind w:left="0" w:firstLine="0"/>
      </w:pPr>
      <w:rPr>
        <w:rFonts w:ascii="Symbol" w:hAnsi="Symbol" w:cs="Symbol" w:hint="default"/>
      </w:rPr>
    </w:lvl>
    <w:lvl w:ilvl="8">
      <w:start w:val="1"/>
      <w:numFmt w:val="bullet"/>
      <w:lvlText w:val=""/>
      <w:lvlJc w:val="left"/>
      <w:pPr>
        <w:tabs>
          <w:tab w:val="num" w:pos="0"/>
        </w:tabs>
        <w:ind w:left="0" w:firstLine="0"/>
      </w:pPr>
      <w:rPr>
        <w:rFonts w:ascii="Symbol" w:hAnsi="Symbol" w:cs="Symbol" w:hint="default"/>
      </w:rPr>
    </w:lvl>
  </w:abstractNum>
  <w:abstractNum w:abstractNumId="11">
    <w:nsid w:val="387E6F9C"/>
    <w:multiLevelType w:val="multilevel"/>
    <w:tmpl w:val="F7D4070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nsid w:val="41326BFE"/>
    <w:multiLevelType w:val="hybridMultilevel"/>
    <w:tmpl w:val="5F4EA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5525EC"/>
    <w:multiLevelType w:val="multilevel"/>
    <w:tmpl w:val="F3F8035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14">
    <w:nsid w:val="46C367B2"/>
    <w:multiLevelType w:val="multilevel"/>
    <w:tmpl w:val="E07EF75A"/>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nsid w:val="476E7CEC"/>
    <w:multiLevelType w:val="multilevel"/>
    <w:tmpl w:val="6102040A"/>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2160" w:hanging="180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880" w:hanging="2520"/>
      </w:pPr>
    </w:lvl>
  </w:abstractNum>
  <w:abstractNum w:abstractNumId="16">
    <w:nsid w:val="48F177C7"/>
    <w:multiLevelType w:val="multilevel"/>
    <w:tmpl w:val="E22C48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nsid w:val="55864DC3"/>
    <w:multiLevelType w:val="hybridMultilevel"/>
    <w:tmpl w:val="1166F6A6"/>
    <w:lvl w:ilvl="0" w:tplc="30EAD86E">
      <w:start w:val="1"/>
      <w:numFmt w:val="decimal"/>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096620"/>
    <w:multiLevelType w:val="hybridMultilevel"/>
    <w:tmpl w:val="58B4842A"/>
    <w:lvl w:ilvl="0" w:tplc="F20ECC0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4E638B"/>
    <w:multiLevelType w:val="multilevel"/>
    <w:tmpl w:val="436E34CA"/>
    <w:lvl w:ilvl="0">
      <w:start w:val="1"/>
      <w:numFmt w:val="decimal"/>
      <w:pStyle w:val="Legende"/>
      <w:lvlText w:val="%1"/>
      <w:lvlJc w:val="left"/>
      <w:pPr>
        <w:tabs>
          <w:tab w:val="num" w:pos="0"/>
        </w:tabs>
        <w:ind w:left="397" w:hanging="329"/>
      </w:pPr>
      <w:rPr>
        <w:rFonts w:ascii="Arial Gras" w:hAnsi="Arial Gras"/>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0">
    <w:nsid w:val="701F3267"/>
    <w:multiLevelType w:val="multilevel"/>
    <w:tmpl w:val="A51A5134"/>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0"/>
  </w:num>
  <w:num w:numId="2">
    <w:abstractNumId w:val="10"/>
  </w:num>
  <w:num w:numId="3">
    <w:abstractNumId w:val="19"/>
  </w:num>
  <w:num w:numId="4">
    <w:abstractNumId w:val="11"/>
  </w:num>
  <w:num w:numId="5">
    <w:abstractNumId w:val="2"/>
  </w:num>
  <w:num w:numId="6">
    <w:abstractNumId w:val="13"/>
  </w:num>
  <w:num w:numId="7">
    <w:abstractNumId w:val="8"/>
  </w:num>
  <w:num w:numId="8">
    <w:abstractNumId w:val="6"/>
  </w:num>
  <w:num w:numId="9">
    <w:abstractNumId w:val="14"/>
  </w:num>
  <w:num w:numId="10">
    <w:abstractNumId w:val="20"/>
  </w:num>
  <w:num w:numId="11">
    <w:abstractNumId w:val="15"/>
  </w:num>
  <w:num w:numId="12">
    <w:abstractNumId w:val="5"/>
  </w:num>
  <w:num w:numId="13">
    <w:abstractNumId w:val="7"/>
  </w:num>
  <w:num w:numId="14">
    <w:abstractNumId w:val="4"/>
  </w:num>
  <w:num w:numId="15">
    <w:abstractNumId w:val="1"/>
  </w:num>
  <w:num w:numId="16">
    <w:abstractNumId w:val="18"/>
  </w:num>
  <w:num w:numId="17">
    <w:abstractNumId w:val="12"/>
  </w:num>
  <w:num w:numId="18">
    <w:abstractNumId w:val="17"/>
  </w:num>
  <w:num w:numId="19">
    <w:abstractNumId w:val="16"/>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4020"/>
    <w:rsid w:val="00011999"/>
    <w:rsid w:val="0005464A"/>
    <w:rsid w:val="00066DFC"/>
    <w:rsid w:val="000A53AB"/>
    <w:rsid w:val="000C6907"/>
    <w:rsid w:val="000F5112"/>
    <w:rsid w:val="00100428"/>
    <w:rsid w:val="0011194A"/>
    <w:rsid w:val="001259BD"/>
    <w:rsid w:val="00156318"/>
    <w:rsid w:val="001D1A36"/>
    <w:rsid w:val="001F2E5B"/>
    <w:rsid w:val="002231FB"/>
    <w:rsid w:val="00272754"/>
    <w:rsid w:val="00276A82"/>
    <w:rsid w:val="00294020"/>
    <w:rsid w:val="00347294"/>
    <w:rsid w:val="0038443F"/>
    <w:rsid w:val="003925CE"/>
    <w:rsid w:val="003A2E24"/>
    <w:rsid w:val="003B2BE9"/>
    <w:rsid w:val="003D3DA7"/>
    <w:rsid w:val="003D41E2"/>
    <w:rsid w:val="003F4670"/>
    <w:rsid w:val="00461413"/>
    <w:rsid w:val="00475DA9"/>
    <w:rsid w:val="004B1B08"/>
    <w:rsid w:val="004B4BA6"/>
    <w:rsid w:val="004C76C9"/>
    <w:rsid w:val="004E16A5"/>
    <w:rsid w:val="00502CD9"/>
    <w:rsid w:val="00506790"/>
    <w:rsid w:val="00530253"/>
    <w:rsid w:val="005644F6"/>
    <w:rsid w:val="00572851"/>
    <w:rsid w:val="005A4CC2"/>
    <w:rsid w:val="005D004F"/>
    <w:rsid w:val="005D17C3"/>
    <w:rsid w:val="006126FD"/>
    <w:rsid w:val="006159C4"/>
    <w:rsid w:val="00626118"/>
    <w:rsid w:val="00655244"/>
    <w:rsid w:val="006A7810"/>
    <w:rsid w:val="006E70C7"/>
    <w:rsid w:val="00752E9C"/>
    <w:rsid w:val="00755D93"/>
    <w:rsid w:val="00762DA1"/>
    <w:rsid w:val="00766F42"/>
    <w:rsid w:val="007910F3"/>
    <w:rsid w:val="007A290C"/>
    <w:rsid w:val="007E0F23"/>
    <w:rsid w:val="007F73FA"/>
    <w:rsid w:val="00804364"/>
    <w:rsid w:val="008069A9"/>
    <w:rsid w:val="0081087B"/>
    <w:rsid w:val="008354E5"/>
    <w:rsid w:val="0084525E"/>
    <w:rsid w:val="00867611"/>
    <w:rsid w:val="00887C0C"/>
    <w:rsid w:val="00894F63"/>
    <w:rsid w:val="008B745B"/>
    <w:rsid w:val="008D37F9"/>
    <w:rsid w:val="008E2D8F"/>
    <w:rsid w:val="008F51F9"/>
    <w:rsid w:val="0090570D"/>
    <w:rsid w:val="00971DAC"/>
    <w:rsid w:val="009A0298"/>
    <w:rsid w:val="009A4717"/>
    <w:rsid w:val="009B69B6"/>
    <w:rsid w:val="00A36CFC"/>
    <w:rsid w:val="00A45D1E"/>
    <w:rsid w:val="00A45E09"/>
    <w:rsid w:val="00A909E1"/>
    <w:rsid w:val="00AA1CB4"/>
    <w:rsid w:val="00AD064F"/>
    <w:rsid w:val="00B42F0D"/>
    <w:rsid w:val="00B72F15"/>
    <w:rsid w:val="00BA19E0"/>
    <w:rsid w:val="00C12213"/>
    <w:rsid w:val="00C27A40"/>
    <w:rsid w:val="00C757F6"/>
    <w:rsid w:val="00C7609C"/>
    <w:rsid w:val="00CD0F8F"/>
    <w:rsid w:val="00D13264"/>
    <w:rsid w:val="00D25860"/>
    <w:rsid w:val="00D26456"/>
    <w:rsid w:val="00D30886"/>
    <w:rsid w:val="00D47221"/>
    <w:rsid w:val="00D75937"/>
    <w:rsid w:val="00DB7BD3"/>
    <w:rsid w:val="00DC0198"/>
    <w:rsid w:val="00DF2183"/>
    <w:rsid w:val="00E152F9"/>
    <w:rsid w:val="00E2092C"/>
    <w:rsid w:val="00E33825"/>
    <w:rsid w:val="00E61F89"/>
    <w:rsid w:val="00EA095A"/>
    <w:rsid w:val="00ED3B05"/>
    <w:rsid w:val="00EF3E26"/>
    <w:rsid w:val="00F059EE"/>
    <w:rsid w:val="00F6242F"/>
    <w:rsid w:val="00F8648C"/>
    <w:rsid w:val="00F9799D"/>
    <w:rsid w:val="00FB1BA5"/>
    <w:rsid w:val="00FE52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2"/>
        <w:sz w:val="24"/>
        <w:szCs w:val="24"/>
        <w:lang w:val="fr-F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annotation reference"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0C7"/>
    <w:pPr>
      <w:widowControl w:val="0"/>
    </w:pPr>
    <w:rPr>
      <w:rFonts w:ascii="Liberation Sans" w:hAnsi="Liberation Sans"/>
      <w:sz w:val="22"/>
    </w:rPr>
  </w:style>
  <w:style w:type="paragraph" w:styleId="Titre1">
    <w:name w:val="heading 1"/>
    <w:basedOn w:val="Titre"/>
    <w:next w:val="Titre2"/>
    <w:qFormat/>
    <w:pPr>
      <w:pageBreakBefore/>
      <w:spacing w:before="125" w:after="119"/>
      <w:outlineLvl w:val="0"/>
    </w:pPr>
    <w:rPr>
      <w:rFonts w:cs="Arial"/>
      <w:sz w:val="40"/>
      <w:szCs w:val="32"/>
    </w:rPr>
  </w:style>
  <w:style w:type="paragraph" w:styleId="Titre2">
    <w:name w:val="heading 2"/>
    <w:basedOn w:val="Titre"/>
    <w:next w:val="Corpsdetexte"/>
    <w:qFormat/>
    <w:pPr>
      <w:spacing w:before="119" w:after="176"/>
      <w:outlineLvl w:val="1"/>
    </w:pPr>
    <w:rPr>
      <w:rFonts w:cs="Arial"/>
      <w:i/>
      <w:iCs/>
      <w:color w:val="4C4C4C"/>
      <w:sz w:val="32"/>
    </w:rPr>
  </w:style>
  <w:style w:type="paragraph" w:styleId="Titre3">
    <w:name w:val="heading 3"/>
    <w:basedOn w:val="Titre"/>
    <w:next w:val="Corpsdetexte"/>
    <w:qFormat/>
    <w:pPr>
      <w:spacing w:before="68" w:after="120"/>
      <w:outlineLvl w:val="2"/>
    </w:pPr>
    <w:rPr>
      <w:color w:val="000080"/>
      <w:sz w:val="22"/>
    </w:rPr>
  </w:style>
  <w:style w:type="paragraph" w:styleId="Titre4">
    <w:name w:val="heading 4"/>
    <w:basedOn w:val="Titre"/>
    <w:next w:val="Corpsdetexte"/>
    <w:qFormat/>
    <w:pPr>
      <w:spacing w:before="68" w:after="120"/>
      <w:jc w:val="right"/>
      <w:outlineLvl w:val="3"/>
    </w:pPr>
    <w:rPr>
      <w:i/>
      <w:color w:val="355E00"/>
      <w:sz w:val="20"/>
    </w:rPr>
  </w:style>
  <w:style w:type="paragraph" w:styleId="Titre5">
    <w:name w:val="heading 5"/>
    <w:basedOn w:val="Titre"/>
    <w:qFormat/>
    <w:pPr>
      <w:outlineLvl w:val="4"/>
    </w:pPr>
  </w:style>
  <w:style w:type="paragraph" w:styleId="Titre6">
    <w:name w:val="heading 6"/>
    <w:basedOn w:val="Titre"/>
    <w:qFormat/>
    <w:pPr>
      <w:outlineLvl w:val="5"/>
    </w:pPr>
  </w:style>
  <w:style w:type="paragraph" w:styleId="Titre7">
    <w:name w:val="heading 7"/>
    <w:basedOn w:val="Titre"/>
    <w:qFormat/>
    <w:pPr>
      <w:outlineLvl w:val="6"/>
    </w:pPr>
  </w:style>
  <w:style w:type="paragraph" w:styleId="Titre8">
    <w:name w:val="heading 8"/>
    <w:basedOn w:val="Titre"/>
    <w:qFormat/>
    <w:pPr>
      <w:outlineLvl w:val="7"/>
    </w:pPr>
  </w:style>
  <w:style w:type="paragraph" w:styleId="Titre9">
    <w:name w:val="heading 9"/>
    <w:basedOn w:val="Titre"/>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WW8Num5z0">
    <w:name w:val="WW8Num5z0"/>
    <w:qFormat/>
    <w:rPr>
      <w:rFonts w:ascii="Arial Gras" w:hAnsi="Arial Gras"/>
    </w:rPr>
  </w:style>
  <w:style w:type="character" w:customStyle="1" w:styleId="Puces">
    <w:name w:val="Puces"/>
    <w:qFormat/>
    <w:rPr>
      <w:rFonts w:ascii="OpenSymbol" w:eastAsia="OpenSymbol" w:hAnsi="OpenSymbol" w:cs="OpenSymbol"/>
    </w:rPr>
  </w:style>
  <w:style w:type="character" w:customStyle="1" w:styleId="Caractresdenotedebasdepage">
    <w:name w:val="Caractères de note de bas de page"/>
    <w:qFormat/>
    <w:rPr>
      <w:vertAlign w:val="superscript"/>
    </w:rPr>
  </w:style>
  <w:style w:type="character" w:styleId="Appelnotedebasdep">
    <w:name w:val="footnote reference"/>
    <w:rPr>
      <w:vertAlign w:val="superscript"/>
    </w:rPr>
  </w:style>
  <w:style w:type="character" w:customStyle="1" w:styleId="WW-Policepardfaut1111">
    <w:name w:val="WW-Police par défaut1111"/>
    <w:qFormat/>
  </w:style>
  <w:style w:type="character" w:styleId="Lienhypertexte">
    <w:name w:val="Hyperlink"/>
    <w:basedOn w:val="Policepardfaut"/>
    <w:uiPriority w:val="99"/>
    <w:qFormat/>
    <w:rPr>
      <w:color w:val="0000FF"/>
      <w:u w:val="single"/>
    </w:rPr>
  </w:style>
  <w:style w:type="character" w:customStyle="1" w:styleId="WW-Policepardfaut">
    <w:name w:val="WW-Police par défaut"/>
    <w:qFormat/>
  </w:style>
  <w:style w:type="character" w:customStyle="1" w:styleId="apple-converted-space">
    <w:name w:val="apple-converted-space"/>
    <w:basedOn w:val="WW-Policepardfaut"/>
    <w:qFormat/>
  </w:style>
  <w:style w:type="character" w:styleId="Lienhypertextesuivivisit">
    <w:name w:val="FollowedHyperlink"/>
    <w:basedOn w:val="Policepardfaut"/>
    <w:qFormat/>
    <w:rPr>
      <w:color w:val="800080"/>
      <w:u w:val="single"/>
    </w:rPr>
  </w:style>
  <w:style w:type="character" w:customStyle="1" w:styleId="WW8Num10z0">
    <w:name w:val="WW8Num10z0"/>
    <w:qFormat/>
    <w:rPr>
      <w:rFonts w:ascii="Arial" w:hAnsi="Arial"/>
    </w:rPr>
  </w:style>
  <w:style w:type="character" w:customStyle="1" w:styleId="Caractredenotedebasdepage">
    <w:name w:val="Caractère de note de bas de page"/>
    <w:qFormat/>
    <w:rPr>
      <w:vertAlign w:val="superscript"/>
    </w:rPr>
  </w:style>
  <w:style w:type="character" w:customStyle="1" w:styleId="WW8Num23z0">
    <w:name w:val="WW8Num23z0"/>
    <w:qFormat/>
    <w:rPr>
      <w:rFonts w:ascii="Arial" w:eastAsia="Times New Roman" w:hAnsi="Arial" w:cs="Arial"/>
    </w:rPr>
  </w:style>
  <w:style w:type="character" w:customStyle="1" w:styleId="WW8Num27z0">
    <w:name w:val="WW8Num27z0"/>
    <w:qFormat/>
    <w:rPr>
      <w:rFonts w:ascii="Symbol" w:hAnsi="Symbol" w:cs="Times New Roman"/>
    </w:rPr>
  </w:style>
  <w:style w:type="character" w:customStyle="1" w:styleId="WW8Num12z0">
    <w:name w:val="WW8Num12z0"/>
    <w:qFormat/>
    <w:rPr>
      <w:rFonts w:ascii="Times New Roman" w:hAnsi="Times New Roman"/>
    </w:rPr>
  </w:style>
  <w:style w:type="character" w:styleId="Marquedecommentaire">
    <w:name w:val="annotation reference"/>
    <w:uiPriority w:val="99"/>
    <w:qFormat/>
    <w:rPr>
      <w:sz w:val="16"/>
      <w:szCs w:val="16"/>
    </w:rPr>
  </w:style>
  <w:style w:type="character" w:customStyle="1" w:styleId="lev1">
    <w:name w:val="Élevé1"/>
    <w:qFormat/>
    <w:rPr>
      <w:b/>
      <w:bCs/>
    </w:rPr>
  </w:style>
  <w:style w:type="character" w:customStyle="1" w:styleId="Sautdindex">
    <w:name w:val="Saut d'index"/>
    <w:qFormat/>
  </w:style>
  <w:style w:type="character" w:customStyle="1" w:styleId="Zeichenformat">
    <w:name w:val="Zeichenformat"/>
    <w:qFormat/>
  </w:style>
  <w:style w:type="character" w:styleId="Numrodepage">
    <w:name w:val="page number"/>
    <w:basedOn w:val="WW-Policepardfaut"/>
    <w:qFormat/>
    <w:rPr>
      <w:color w:val="000000"/>
      <w:sz w:val="22"/>
      <w:shd w:val="clear" w:color="auto" w:fill="auto"/>
    </w:rPr>
  </w:style>
  <w:style w:type="character" w:customStyle="1" w:styleId="Numrodeligne1">
    <w:name w:val="Numéro de ligne1"/>
  </w:style>
  <w:style w:type="character" w:customStyle="1" w:styleId="PrformatHTMLCar">
    <w:name w:val="Préformaté HTML Car"/>
    <w:basedOn w:val="Policepardfaut"/>
    <w:qFormat/>
    <w:rPr>
      <w:rFonts w:ascii="Courier New" w:hAnsi="Courier New" w:cs="Courier New"/>
      <w:sz w:val="20"/>
      <w:szCs w:val="20"/>
      <w:lang w:val="en-US" w:eastAsia="fr-FR"/>
    </w:rPr>
  </w:style>
  <w:style w:type="character" w:customStyle="1" w:styleId="Mentionnonrsolue">
    <w:name w:val="Mention non résolue"/>
    <w:basedOn w:val="Policepardfaut"/>
    <w:qFormat/>
    <w:rPr>
      <w:color w:val="605E5C"/>
      <w:shd w:val="clear" w:color="auto" w:fill="E1DFDD"/>
    </w:rPr>
  </w:style>
  <w:style w:type="character" w:customStyle="1" w:styleId="CommentaireCar">
    <w:name w:val="Commentaire Car"/>
    <w:basedOn w:val="Policepardfaut"/>
    <w:qFormat/>
    <w:rPr>
      <w:sz w:val="20"/>
      <w:szCs w:val="18"/>
    </w:rPr>
  </w:style>
  <w:style w:type="character" w:customStyle="1" w:styleId="ObjetducommentaireCar">
    <w:name w:val="Objet du commentaire Car"/>
    <w:basedOn w:val="CommentaireCar"/>
    <w:qFormat/>
    <w:rPr>
      <w:b/>
      <w:bCs/>
      <w:sz w:val="20"/>
      <w:szCs w:val="18"/>
    </w:rPr>
  </w:style>
  <w:style w:type="character" w:customStyle="1" w:styleId="TextedebullesCar">
    <w:name w:val="Texte de bulles Car"/>
    <w:basedOn w:val="Policepardfaut"/>
    <w:qFormat/>
    <w:rPr>
      <w:rFonts w:ascii="Tahoma" w:hAnsi="Tahoma"/>
      <w:sz w:val="16"/>
      <w:szCs w:val="14"/>
    </w:rPr>
  </w:style>
  <w:style w:type="character" w:customStyle="1" w:styleId="Titre4Car">
    <w:name w:val="Titre 4 Car"/>
    <w:basedOn w:val="Policepardfaut"/>
    <w:qFormat/>
    <w:rPr>
      <w:rFonts w:ascii="Liberation Sans" w:hAnsi="Liberation Sans"/>
      <w:b/>
      <w:i/>
      <w:color w:val="355E00"/>
      <w:sz w:val="20"/>
      <w:szCs w:val="28"/>
    </w:rPr>
  </w:style>
  <w:style w:type="character" w:customStyle="1" w:styleId="Titre3Car">
    <w:name w:val="Titre 3 Car"/>
    <w:basedOn w:val="Policepardfaut"/>
    <w:qFormat/>
    <w:rPr>
      <w:rFonts w:ascii="Liberation Sans" w:hAnsi="Liberation Sans"/>
      <w:b/>
      <w:color w:val="000080"/>
      <w:sz w:val="22"/>
      <w:szCs w:val="28"/>
    </w:rPr>
  </w:style>
  <w:style w:type="character" w:customStyle="1" w:styleId="WWCharLFO3LVL1">
    <w:name w:val="WW_CharLFO3LVL1"/>
    <w:qFormat/>
    <w:rPr>
      <w:rFonts w:ascii="StarSymbol" w:eastAsia="OpenSymbol" w:hAnsi="StarSymbol" w:cs="OpenSymbol"/>
    </w:rPr>
  </w:style>
  <w:style w:type="character" w:customStyle="1" w:styleId="WWCharLFO3LVL2">
    <w:name w:val="WW_CharLFO3LVL2"/>
    <w:qFormat/>
    <w:rPr>
      <w:rFonts w:ascii="StarSymbol" w:eastAsia="OpenSymbol" w:hAnsi="StarSymbol" w:cs="OpenSymbol"/>
    </w:rPr>
  </w:style>
  <w:style w:type="character" w:customStyle="1" w:styleId="WWCharLFO3LVL3">
    <w:name w:val="WW_CharLFO3LVL3"/>
    <w:qFormat/>
    <w:rPr>
      <w:rFonts w:ascii="StarSymbol" w:eastAsia="OpenSymbol" w:hAnsi="StarSymbol" w:cs="OpenSymbol"/>
    </w:rPr>
  </w:style>
  <w:style w:type="character" w:customStyle="1" w:styleId="WWCharLFO3LVL4">
    <w:name w:val="WW_CharLFO3LVL4"/>
    <w:qFormat/>
    <w:rPr>
      <w:rFonts w:ascii="StarSymbol" w:eastAsia="OpenSymbol" w:hAnsi="StarSymbol" w:cs="OpenSymbol"/>
    </w:rPr>
  </w:style>
  <w:style w:type="character" w:customStyle="1" w:styleId="WWCharLFO3LVL5">
    <w:name w:val="WW_CharLFO3LVL5"/>
    <w:qFormat/>
    <w:rPr>
      <w:rFonts w:ascii="StarSymbol" w:eastAsia="OpenSymbol" w:hAnsi="StarSymbol" w:cs="OpenSymbol"/>
    </w:rPr>
  </w:style>
  <w:style w:type="character" w:customStyle="1" w:styleId="WWCharLFO3LVL6">
    <w:name w:val="WW_CharLFO3LVL6"/>
    <w:qFormat/>
    <w:rPr>
      <w:rFonts w:ascii="StarSymbol" w:eastAsia="OpenSymbol" w:hAnsi="StarSymbol" w:cs="OpenSymbol"/>
    </w:rPr>
  </w:style>
  <w:style w:type="character" w:customStyle="1" w:styleId="WWCharLFO3LVL7">
    <w:name w:val="WW_CharLFO3LVL7"/>
    <w:qFormat/>
    <w:rPr>
      <w:rFonts w:ascii="StarSymbol" w:eastAsia="OpenSymbol" w:hAnsi="StarSymbol" w:cs="OpenSymbol"/>
    </w:rPr>
  </w:style>
  <w:style w:type="character" w:customStyle="1" w:styleId="WWCharLFO3LVL8">
    <w:name w:val="WW_CharLFO3LVL8"/>
    <w:qFormat/>
    <w:rPr>
      <w:rFonts w:ascii="StarSymbol" w:eastAsia="OpenSymbol" w:hAnsi="StarSymbol" w:cs="OpenSymbol"/>
    </w:rPr>
  </w:style>
  <w:style w:type="character" w:customStyle="1" w:styleId="WWCharLFO3LVL9">
    <w:name w:val="WW_CharLFO3LVL9"/>
    <w:qFormat/>
    <w:rPr>
      <w:rFonts w:ascii="StarSymbol" w:eastAsia="OpenSymbol" w:hAnsi="StarSymbol" w:cs="OpenSymbol"/>
    </w:rPr>
  </w:style>
  <w:style w:type="character" w:customStyle="1" w:styleId="WWCharLFO4LVL1">
    <w:name w:val="WW_CharLFO4LVL1"/>
    <w:qFormat/>
    <w:rPr>
      <w:rFonts w:ascii="Segoe UI" w:eastAsia="OpenSymbol" w:hAnsi="Segoe UI" w:cs="OpenSymbol"/>
    </w:rPr>
  </w:style>
  <w:style w:type="character" w:customStyle="1" w:styleId="WWCharLFO4LVL2">
    <w:name w:val="WW_CharLFO4LVL2"/>
    <w:qFormat/>
    <w:rPr>
      <w:rFonts w:ascii="Segoe UI" w:eastAsia="OpenSymbol" w:hAnsi="Segoe UI" w:cs="OpenSymbol"/>
    </w:rPr>
  </w:style>
  <w:style w:type="character" w:customStyle="1" w:styleId="WWCharLFO4LVL3">
    <w:name w:val="WW_CharLFO4LVL3"/>
    <w:qFormat/>
    <w:rPr>
      <w:rFonts w:ascii="Segoe UI" w:eastAsia="OpenSymbol" w:hAnsi="Segoe UI" w:cs="OpenSymbol"/>
    </w:rPr>
  </w:style>
  <w:style w:type="character" w:customStyle="1" w:styleId="WWCharLFO4LVL4">
    <w:name w:val="WW_CharLFO4LVL4"/>
    <w:qFormat/>
    <w:rPr>
      <w:rFonts w:ascii="Segoe UI" w:eastAsia="OpenSymbol" w:hAnsi="Segoe UI" w:cs="OpenSymbol"/>
    </w:rPr>
  </w:style>
  <w:style w:type="character" w:customStyle="1" w:styleId="WWCharLFO4LVL5">
    <w:name w:val="WW_CharLFO4LVL5"/>
    <w:qFormat/>
    <w:rPr>
      <w:rFonts w:ascii="Segoe UI" w:eastAsia="OpenSymbol" w:hAnsi="Segoe UI" w:cs="OpenSymbol"/>
    </w:rPr>
  </w:style>
  <w:style w:type="character" w:customStyle="1" w:styleId="WWCharLFO4LVL6">
    <w:name w:val="WW_CharLFO4LVL6"/>
    <w:qFormat/>
    <w:rPr>
      <w:rFonts w:ascii="Segoe UI" w:eastAsia="OpenSymbol" w:hAnsi="Segoe UI" w:cs="OpenSymbol"/>
    </w:rPr>
  </w:style>
  <w:style w:type="character" w:customStyle="1" w:styleId="WWCharLFO4LVL7">
    <w:name w:val="WW_CharLFO4LVL7"/>
    <w:qFormat/>
    <w:rPr>
      <w:rFonts w:ascii="Segoe UI" w:eastAsia="OpenSymbol" w:hAnsi="Segoe UI" w:cs="OpenSymbol"/>
    </w:rPr>
  </w:style>
  <w:style w:type="character" w:customStyle="1" w:styleId="WWCharLFO4LVL8">
    <w:name w:val="WW_CharLFO4LVL8"/>
    <w:qFormat/>
    <w:rPr>
      <w:rFonts w:ascii="Segoe UI" w:eastAsia="OpenSymbol" w:hAnsi="Segoe UI" w:cs="OpenSymbol"/>
    </w:rPr>
  </w:style>
  <w:style w:type="character" w:customStyle="1" w:styleId="WWCharLFO4LVL9">
    <w:name w:val="WW_CharLFO4LVL9"/>
    <w:qFormat/>
    <w:rPr>
      <w:rFonts w:ascii="Segoe UI" w:eastAsia="OpenSymbol" w:hAnsi="Segoe UI" w:cs="OpenSymbol"/>
    </w:rPr>
  </w:style>
  <w:style w:type="character" w:customStyle="1" w:styleId="WWCharLFO5LVL1">
    <w:name w:val="WW_CharLFO5LVL1"/>
    <w:qFormat/>
    <w:rPr>
      <w:rFonts w:ascii="OpenSymbol" w:hAnsi="OpenSymbol"/>
    </w:rPr>
  </w:style>
  <w:style w:type="character" w:customStyle="1" w:styleId="WWCharLFO5LVL2">
    <w:name w:val="WW_CharLFO5LVL2"/>
    <w:qFormat/>
    <w:rPr>
      <w:rFonts w:ascii="OpenSymbol" w:hAnsi="OpenSymbol"/>
    </w:rPr>
  </w:style>
  <w:style w:type="character" w:customStyle="1" w:styleId="WWCharLFO5LVL3">
    <w:name w:val="WW_CharLFO5LVL3"/>
    <w:qFormat/>
    <w:rPr>
      <w:rFonts w:ascii="OpenSymbol" w:hAnsi="OpenSymbol"/>
    </w:rPr>
  </w:style>
  <w:style w:type="character" w:customStyle="1" w:styleId="WWCharLFO5LVL4">
    <w:name w:val="WW_CharLFO5LVL4"/>
    <w:qFormat/>
    <w:rPr>
      <w:rFonts w:ascii="OpenSymbol" w:hAnsi="OpenSymbol"/>
    </w:rPr>
  </w:style>
  <w:style w:type="character" w:customStyle="1" w:styleId="WWCharLFO5LVL5">
    <w:name w:val="WW_CharLFO5LVL5"/>
    <w:qFormat/>
    <w:rPr>
      <w:rFonts w:ascii="OpenSymbol" w:hAnsi="OpenSymbol"/>
    </w:rPr>
  </w:style>
  <w:style w:type="character" w:customStyle="1" w:styleId="WWCharLFO5LVL6">
    <w:name w:val="WW_CharLFO5LVL6"/>
    <w:qFormat/>
    <w:rPr>
      <w:rFonts w:ascii="OpenSymbol" w:hAnsi="OpenSymbol"/>
    </w:rPr>
  </w:style>
  <w:style w:type="character" w:customStyle="1" w:styleId="WWCharLFO5LVL7">
    <w:name w:val="WW_CharLFO5LVL7"/>
    <w:qFormat/>
    <w:rPr>
      <w:rFonts w:ascii="OpenSymbol" w:hAnsi="OpenSymbol"/>
    </w:rPr>
  </w:style>
  <w:style w:type="character" w:customStyle="1" w:styleId="WWCharLFO5LVL8">
    <w:name w:val="WW_CharLFO5LVL8"/>
    <w:qFormat/>
    <w:rPr>
      <w:rFonts w:ascii="OpenSymbol" w:hAnsi="OpenSymbol"/>
    </w:rPr>
  </w:style>
  <w:style w:type="character" w:customStyle="1" w:styleId="WWCharLFO5LVL9">
    <w:name w:val="WW_CharLFO5LVL9"/>
    <w:qFormat/>
    <w:rPr>
      <w:rFonts w:ascii="OpenSymbol" w:hAnsi="OpenSymbol"/>
    </w:rPr>
  </w:style>
  <w:style w:type="character" w:customStyle="1" w:styleId="WWCharLFO10LVL1">
    <w:name w:val="WW_CharLFO10LVL1"/>
    <w:qFormat/>
    <w:rPr>
      <w:rFonts w:ascii="Arial Gras" w:hAnsi="Arial Gras"/>
    </w:rPr>
  </w:style>
  <w:style w:type="character" w:customStyle="1" w:styleId="WWCharLFO12LVL1">
    <w:name w:val="WW_CharLFO12LVL1"/>
    <w:qFormat/>
    <w:rPr>
      <w:rFonts w:ascii="Arial" w:hAnsi="Arial"/>
    </w:rPr>
  </w:style>
  <w:style w:type="character" w:customStyle="1" w:styleId="WWCharLFO13LVL1">
    <w:name w:val="WW_CharLFO13LVL1"/>
    <w:qFormat/>
    <w:rPr>
      <w:rFonts w:ascii="Arial" w:eastAsia="Times New Roman" w:hAnsi="Arial" w:cs="Arial"/>
    </w:rPr>
  </w:style>
  <w:style w:type="character" w:customStyle="1" w:styleId="WWCharLFO15LVL1">
    <w:name w:val="WW_CharLFO15LVL1"/>
    <w:qFormat/>
    <w:rPr>
      <w:rFonts w:ascii="Symbol" w:hAnsi="Symbol" w:cs="Times New Roman"/>
    </w:rPr>
  </w:style>
  <w:style w:type="character" w:customStyle="1" w:styleId="WWCharLFO16LVL1">
    <w:name w:val="WW_CharLFO16LVL1"/>
    <w:qFormat/>
    <w:rPr>
      <w:rFonts w:ascii="Times New Roman" w:hAnsi="Times New Roman"/>
    </w:rPr>
  </w:style>
  <w:style w:type="character" w:customStyle="1" w:styleId="WWCharLFO17LVL1">
    <w:name w:val="WW_CharLFO17LVL1"/>
    <w:qFormat/>
    <w:rPr>
      <w:rFonts w:ascii="Liberation Serif" w:eastAsia="SimSun" w:hAnsi="Liberation Serif" w:cs="Liberation Serif"/>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rPr>
  </w:style>
  <w:style w:type="character" w:customStyle="1" w:styleId="WWCharLFO17LVL4">
    <w:name w:val="WW_CharLFO17LVL4"/>
    <w:qFormat/>
    <w:rPr>
      <w:rFonts w:ascii="Symbol" w:hAnsi="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rPr>
  </w:style>
  <w:style w:type="character" w:customStyle="1" w:styleId="WWCharLFO17LVL7">
    <w:name w:val="WW_CharLFO17LVL7"/>
    <w:qFormat/>
    <w:rPr>
      <w:rFonts w:ascii="Symbol" w:hAnsi="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rPr>
  </w:style>
  <w:style w:type="character" w:customStyle="1" w:styleId="WWCharLFO18LVL1">
    <w:name w:val="WW_CharLFO18LVL1"/>
    <w:qFormat/>
    <w:rPr>
      <w:rFonts w:ascii="Symbol" w:hAnsi="Symbol"/>
      <w:sz w:val="20"/>
    </w:rPr>
  </w:style>
  <w:style w:type="character" w:customStyle="1" w:styleId="WWCharLFO18LVL2">
    <w:name w:val="WW_CharLFO18LVL2"/>
    <w:qFormat/>
    <w:rPr>
      <w:rFonts w:ascii="Courier New" w:hAnsi="Courier New"/>
      <w:sz w:val="20"/>
    </w:rPr>
  </w:style>
  <w:style w:type="character" w:customStyle="1" w:styleId="WWCharLFO18LVL3">
    <w:name w:val="WW_CharLFO18LVL3"/>
    <w:qFormat/>
    <w:rPr>
      <w:rFonts w:ascii="Wingdings" w:hAnsi="Wingdings"/>
      <w:sz w:val="20"/>
    </w:rPr>
  </w:style>
  <w:style w:type="character" w:customStyle="1" w:styleId="WWCharLFO18LVL4">
    <w:name w:val="WW_CharLFO18LVL4"/>
    <w:qFormat/>
    <w:rPr>
      <w:rFonts w:ascii="Wingdings" w:hAnsi="Wingdings"/>
      <w:sz w:val="20"/>
    </w:rPr>
  </w:style>
  <w:style w:type="character" w:customStyle="1" w:styleId="WWCharLFO18LVL5">
    <w:name w:val="WW_CharLFO18LVL5"/>
    <w:qFormat/>
    <w:rPr>
      <w:rFonts w:ascii="Wingdings" w:hAnsi="Wingdings"/>
      <w:sz w:val="20"/>
    </w:rPr>
  </w:style>
  <w:style w:type="character" w:customStyle="1" w:styleId="WWCharLFO18LVL6">
    <w:name w:val="WW_CharLFO18LVL6"/>
    <w:qFormat/>
    <w:rPr>
      <w:rFonts w:ascii="Wingdings" w:hAnsi="Wingdings"/>
      <w:sz w:val="20"/>
    </w:rPr>
  </w:style>
  <w:style w:type="character" w:customStyle="1" w:styleId="WWCharLFO18LVL7">
    <w:name w:val="WW_CharLFO18LVL7"/>
    <w:qFormat/>
    <w:rPr>
      <w:rFonts w:ascii="Wingdings" w:hAnsi="Wingdings"/>
      <w:sz w:val="20"/>
    </w:rPr>
  </w:style>
  <w:style w:type="character" w:customStyle="1" w:styleId="WWCharLFO18LVL8">
    <w:name w:val="WW_CharLFO18LVL8"/>
    <w:qFormat/>
    <w:rPr>
      <w:rFonts w:ascii="Wingdings" w:hAnsi="Wingdings"/>
      <w:sz w:val="20"/>
    </w:rPr>
  </w:style>
  <w:style w:type="character" w:customStyle="1" w:styleId="WWCharLFO18LVL9">
    <w:name w:val="WW_CharLFO18LVL9"/>
    <w:qFormat/>
    <w:rPr>
      <w:rFonts w:ascii="Wingdings" w:hAnsi="Wingdings"/>
      <w:sz w:val="20"/>
    </w:rPr>
  </w:style>
  <w:style w:type="character" w:customStyle="1" w:styleId="WWCharLFO19LVL1">
    <w:name w:val="WW_CharLFO19LVL1"/>
    <w:qFormat/>
    <w:rPr>
      <w:rFonts w:ascii="Symbol" w:hAnsi="Symbol"/>
      <w:sz w:val="20"/>
    </w:rPr>
  </w:style>
  <w:style w:type="character" w:customStyle="1" w:styleId="WWCharLFO19LVL2">
    <w:name w:val="WW_CharLFO19LVL2"/>
    <w:qFormat/>
    <w:rPr>
      <w:rFonts w:ascii="Courier New" w:hAnsi="Courier New"/>
      <w:sz w:val="20"/>
    </w:rPr>
  </w:style>
  <w:style w:type="character" w:customStyle="1" w:styleId="WWCharLFO19LVL3">
    <w:name w:val="WW_CharLFO19LVL3"/>
    <w:qFormat/>
    <w:rPr>
      <w:rFonts w:ascii="Wingdings" w:hAnsi="Wingdings"/>
      <w:sz w:val="20"/>
    </w:rPr>
  </w:style>
  <w:style w:type="character" w:customStyle="1" w:styleId="WWCharLFO19LVL4">
    <w:name w:val="WW_CharLFO19LVL4"/>
    <w:qFormat/>
    <w:rPr>
      <w:rFonts w:ascii="Wingdings" w:hAnsi="Wingdings"/>
      <w:sz w:val="20"/>
    </w:rPr>
  </w:style>
  <w:style w:type="character" w:customStyle="1" w:styleId="WWCharLFO19LVL5">
    <w:name w:val="WW_CharLFO19LVL5"/>
    <w:qFormat/>
    <w:rPr>
      <w:rFonts w:ascii="Wingdings" w:hAnsi="Wingdings"/>
      <w:sz w:val="20"/>
    </w:rPr>
  </w:style>
  <w:style w:type="character" w:customStyle="1" w:styleId="WWCharLFO19LVL6">
    <w:name w:val="WW_CharLFO19LVL6"/>
    <w:qFormat/>
    <w:rPr>
      <w:rFonts w:ascii="Wingdings" w:hAnsi="Wingdings"/>
      <w:sz w:val="20"/>
    </w:rPr>
  </w:style>
  <w:style w:type="character" w:customStyle="1" w:styleId="WWCharLFO19LVL7">
    <w:name w:val="WW_CharLFO19LVL7"/>
    <w:qFormat/>
    <w:rPr>
      <w:rFonts w:ascii="Wingdings" w:hAnsi="Wingdings"/>
      <w:sz w:val="20"/>
    </w:rPr>
  </w:style>
  <w:style w:type="character" w:customStyle="1" w:styleId="WWCharLFO19LVL8">
    <w:name w:val="WW_CharLFO19LVL8"/>
    <w:qFormat/>
    <w:rPr>
      <w:rFonts w:ascii="Wingdings" w:hAnsi="Wingdings"/>
      <w:sz w:val="20"/>
    </w:rPr>
  </w:style>
  <w:style w:type="character" w:customStyle="1" w:styleId="WWCharLFO19LVL9">
    <w:name w:val="WW_CharLFO19LVL9"/>
    <w:qFormat/>
    <w:rPr>
      <w:rFonts w:ascii="Wingdings" w:hAnsi="Wingdings"/>
      <w:sz w:val="20"/>
    </w:rPr>
  </w:style>
  <w:style w:type="character" w:customStyle="1" w:styleId="WWCharLFO21LVL1">
    <w:name w:val="WW_CharLFO21LVL1"/>
    <w:qFormat/>
    <w:rPr>
      <w:rFonts w:ascii="Times New Roman" w:eastAsia="SimSun" w:hAnsi="Times New Roman" w:cs="Times New Roman"/>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rPr>
  </w:style>
  <w:style w:type="character" w:customStyle="1" w:styleId="WWCharLFO21LVL4">
    <w:name w:val="WW_CharLFO21LVL4"/>
    <w:qFormat/>
    <w:rPr>
      <w:rFonts w:ascii="Symbol" w:hAnsi="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rPr>
  </w:style>
  <w:style w:type="character" w:customStyle="1" w:styleId="WWCharLFO21LVL7">
    <w:name w:val="WW_CharLFO21LVL7"/>
    <w:qFormat/>
    <w:rPr>
      <w:rFonts w:ascii="Symbol" w:hAnsi="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rPr>
  </w:style>
  <w:style w:type="character" w:customStyle="1" w:styleId="CorpsdetexteCar">
    <w:name w:val="Corps de texte Car"/>
    <w:basedOn w:val="Policepardfaut"/>
    <w:link w:val="Corpsdetexte"/>
    <w:qFormat/>
    <w:rsid w:val="006F5FA5"/>
    <w:rPr>
      <w:rFonts w:ascii="Liberation Sans" w:hAnsi="Liberation Sans"/>
      <w:sz w:val="22"/>
    </w:rPr>
  </w:style>
  <w:style w:type="paragraph" w:styleId="Titre">
    <w:name w:val="Title"/>
    <w:basedOn w:val="Normal"/>
    <w:next w:val="Corpsdetexte"/>
    <w:qFormat/>
    <w:pPr>
      <w:jc w:val="center"/>
    </w:pPr>
    <w:rPr>
      <w:b/>
      <w:bCs/>
      <w:sz w:val="36"/>
      <w:szCs w:val="36"/>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LO-Normal">
    <w:name w:val="LO-Normal"/>
    <w:qFormat/>
    <w:pPr>
      <w:widowControl w:val="0"/>
    </w:pPr>
  </w:style>
  <w:style w:type="paragraph" w:customStyle="1" w:styleId="TexteFragment">
    <w:name w:val="Texte Fragment"/>
    <w:qFormat/>
    <w:pPr>
      <w:keepLines/>
      <w:widowControl w:val="0"/>
      <w:suppressLineNumbers/>
      <w:spacing w:before="57"/>
      <w:ind w:left="113"/>
    </w:pPr>
    <w:rPr>
      <w:rFonts w:ascii="Liberation Serif" w:hAnsi="Liberation Serif"/>
      <w:sz w:val="22"/>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tableau">
    <w:name w:val="En-tête tableau"/>
    <w:basedOn w:val="Normal"/>
    <w:qFormat/>
    <w:pPr>
      <w:spacing w:before="60" w:after="60"/>
      <w:ind w:left="57"/>
    </w:pPr>
    <w:rPr>
      <w:rFonts w:ascii="Arial" w:hAnsi="Arial"/>
      <w:b/>
      <w:sz w:val="20"/>
      <w:szCs w:val="20"/>
    </w:rPr>
  </w:style>
  <w:style w:type="paragraph" w:customStyle="1" w:styleId="NumTableau">
    <w:name w:val="Num Tableau"/>
    <w:qFormat/>
    <w:pPr>
      <w:spacing w:before="60" w:after="60"/>
      <w:jc w:val="center"/>
    </w:pPr>
    <w:rPr>
      <w:rFonts w:ascii="Arial" w:eastAsia="Times New Roman" w:hAnsi="Arial" w:cs="Times New Roman"/>
      <w:b/>
      <w:sz w:val="20"/>
      <w:szCs w:val="20"/>
    </w:rPr>
  </w:style>
  <w:style w:type="paragraph" w:customStyle="1" w:styleId="Textetableau">
    <w:name w:val="Texte tableau"/>
    <w:basedOn w:val="TexteFragment"/>
    <w:qFormat/>
    <w:pPr>
      <w:widowControl/>
      <w:spacing w:before="60" w:after="60"/>
      <w:ind w:left="74" w:right="74"/>
    </w:pPr>
    <w:rPr>
      <w:rFonts w:eastAsia="Times New Roman" w:cs="Times New Roman"/>
      <w:b/>
      <w:bCs/>
      <w:color w:val="000000"/>
      <w:sz w:val="20"/>
      <w:szCs w:val="20"/>
    </w:rPr>
  </w:style>
  <w:style w:type="paragraph" w:customStyle="1" w:styleId="Titre2suite">
    <w:name w:val="Titre 2 (suite)"/>
    <w:basedOn w:val="Titre2"/>
    <w:next w:val="TexteFragment"/>
    <w:qFormat/>
    <w:pPr>
      <w:pageBreakBefore/>
      <w:spacing w:before="0" w:after="57"/>
    </w:pPr>
    <w:rPr>
      <w:color w:val="666666"/>
    </w:rPr>
  </w:style>
  <w:style w:type="paragraph" w:customStyle="1" w:styleId="Titre3suite">
    <w:name w:val="Titre 3 (suite)"/>
    <w:basedOn w:val="Titre3"/>
    <w:next w:val="Corpsdetexte"/>
    <w:qFormat/>
    <w:pPr>
      <w:ind w:left="-57"/>
    </w:pPr>
    <w:rPr>
      <w:color w:val="808080"/>
    </w:rPr>
  </w:style>
  <w:style w:type="paragraph" w:customStyle="1" w:styleId="Picto">
    <w:name w:val="Picto"/>
    <w:qFormat/>
    <w:pPr>
      <w:widowControl w:val="0"/>
    </w:pPr>
  </w:style>
  <w:style w:type="paragraph" w:customStyle="1" w:styleId="Indextableau">
    <w:name w:val="Index tableau"/>
    <w:basedOn w:val="Normal"/>
    <w:qFormat/>
    <w:pPr>
      <w:spacing w:before="60"/>
      <w:ind w:left="57" w:right="113"/>
      <w:jc w:val="right"/>
    </w:pPr>
    <w:rPr>
      <w:rFonts w:ascii="Arial" w:hAnsi="Arial"/>
      <w:i/>
      <w:sz w:val="20"/>
      <w:szCs w:val="20"/>
    </w:rPr>
  </w:style>
  <w:style w:type="paragraph" w:styleId="Titreindex">
    <w:name w:val="index heading"/>
    <w:basedOn w:val="Titre"/>
  </w:style>
  <w:style w:type="paragraph" w:styleId="En-ttedetabledesmatires">
    <w:name w:val="TOC Heading"/>
    <w:basedOn w:val="Titre"/>
    <w:pPr>
      <w:suppressLineNumbers/>
    </w:pPr>
    <w:rPr>
      <w:sz w:val="32"/>
      <w:szCs w:val="32"/>
    </w:rPr>
  </w:style>
  <w:style w:type="paragraph" w:styleId="TM1">
    <w:name w:val="toc 1"/>
    <w:basedOn w:val="LO-Normal"/>
    <w:next w:val="LO-Normal"/>
    <w:autoRedefine/>
    <w:uiPriority w:val="39"/>
    <w:qFormat/>
    <w:rsid w:val="006159C4"/>
    <w:pPr>
      <w:tabs>
        <w:tab w:val="left" w:pos="680"/>
        <w:tab w:val="right" w:leader="dot" w:pos="9628"/>
      </w:tabs>
      <w:spacing w:after="100"/>
    </w:pPr>
    <w:rPr>
      <w:szCs w:val="21"/>
    </w:rPr>
  </w:style>
  <w:style w:type="paragraph" w:styleId="TM2">
    <w:name w:val="toc 2"/>
    <w:basedOn w:val="LO-Normal"/>
    <w:next w:val="LO-Normal"/>
    <w:autoRedefine/>
    <w:uiPriority w:val="39"/>
    <w:qFormat/>
    <w:pPr>
      <w:spacing w:after="100"/>
      <w:ind w:left="240"/>
    </w:pPr>
    <w:rPr>
      <w:szCs w:val="21"/>
    </w:rPr>
  </w:style>
  <w:style w:type="paragraph" w:styleId="TM3">
    <w:name w:val="toc 3"/>
    <w:uiPriority w:val="39"/>
    <w:rsid w:val="00475DA9"/>
    <w:pPr>
      <w:widowControl w:val="0"/>
      <w:tabs>
        <w:tab w:val="left" w:pos="1760"/>
        <w:tab w:val="right" w:leader="dot" w:pos="9638"/>
      </w:tabs>
      <w:spacing w:before="28"/>
      <w:ind w:left="680"/>
    </w:pPr>
    <w:rPr>
      <w:rFonts w:asciiTheme="minorHAnsi" w:eastAsiaTheme="minorEastAsia" w:hAnsiTheme="minorHAnsi" w:cstheme="minorBidi"/>
      <w:noProof/>
      <w:kern w:val="0"/>
      <w:sz w:val="22"/>
      <w:szCs w:val="22"/>
      <w:lang w:val="en-US"/>
    </w:rPr>
  </w:style>
  <w:style w:type="paragraph" w:styleId="TM4">
    <w:name w:val="toc 4"/>
    <w:basedOn w:val="Titre4"/>
    <w:pPr>
      <w:tabs>
        <w:tab w:val="right" w:leader="dot" w:pos="8789"/>
      </w:tabs>
      <w:ind w:left="1020"/>
    </w:pPr>
  </w:style>
  <w:style w:type="paragraph" w:customStyle="1" w:styleId="ListeNiveau1MRS">
    <w:name w:val="Liste Niveau1 MRS"/>
    <w:basedOn w:val="TexteFragment"/>
    <w:qFormat/>
    <w:pPr>
      <w:numPr>
        <w:numId w:val="2"/>
      </w:numPr>
    </w:pPr>
  </w:style>
  <w:style w:type="paragraph" w:styleId="Listepuces3">
    <w:name w:val="List Bullet 3"/>
    <w:basedOn w:val="Liste"/>
    <w:qFormat/>
    <w:pPr>
      <w:ind w:left="360" w:hanging="360"/>
    </w:pPr>
  </w:style>
  <w:style w:type="paragraph" w:customStyle="1" w:styleId="ListeNiveau2MRS">
    <w:name w:val="Liste Niveau2 MRS"/>
    <w:basedOn w:val="ListeNiveau1MRS"/>
    <w:qFormat/>
    <w:pPr>
      <w:numPr>
        <w:numId w:val="1"/>
      </w:numPr>
      <w:spacing w:before="17"/>
    </w:pPr>
  </w:style>
  <w:style w:type="paragraph" w:customStyle="1" w:styleId="Separateur">
    <w:name w:val="Separateur"/>
    <w:qFormat/>
    <w:pPr>
      <w:widowControl w:val="0"/>
    </w:pPr>
    <w:rPr>
      <w:rFonts w:ascii="Liberation Sans" w:hAnsi="Liberation Sans"/>
      <w:sz w:val="12"/>
    </w:rPr>
  </w:style>
  <w:style w:type="paragraph" w:customStyle="1" w:styleId="Legende">
    <w:name w:val="Legende"/>
    <w:basedOn w:val="NumTableau"/>
    <w:qFormat/>
    <w:pPr>
      <w:numPr>
        <w:numId w:val="3"/>
      </w:numPr>
      <w:snapToGrid w:val="0"/>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customStyle="1" w:styleId="western">
    <w:name w:val="western"/>
    <w:basedOn w:val="Normal"/>
    <w:qFormat/>
    <w:pPr>
      <w:spacing w:before="100" w:line="100" w:lineRule="atLeast"/>
    </w:pPr>
    <w:rPr>
      <w:rFonts w:ascii="Arial" w:eastAsia="Arial Unicode MS" w:hAnsi="Arial" w:cs="Arial"/>
      <w:sz w:val="24"/>
    </w:rPr>
  </w:style>
  <w:style w:type="paragraph" w:customStyle="1" w:styleId="titre2-western">
    <w:name w:val="titre2-western"/>
    <w:basedOn w:val="Normal"/>
    <w:qFormat/>
    <w:pPr>
      <w:spacing w:before="62" w:after="62" w:line="100" w:lineRule="atLeast"/>
    </w:pPr>
    <w:rPr>
      <w:rFonts w:ascii="Arial" w:eastAsia="Arial Unicode MS" w:hAnsi="Arial" w:cs="Arial"/>
      <w:b/>
      <w:bCs/>
      <w:sz w:val="20"/>
    </w:rPr>
  </w:style>
  <w:style w:type="paragraph" w:customStyle="1" w:styleId="Texte">
    <w:name w:val="Texte"/>
    <w:basedOn w:val="Normal"/>
    <w:qFormat/>
    <w:pPr>
      <w:spacing w:before="120" w:after="120" w:line="100" w:lineRule="atLeast"/>
    </w:pPr>
  </w:style>
  <w:style w:type="paragraph" w:customStyle="1" w:styleId="Normalcentr1">
    <w:name w:val="Normal centré1"/>
    <w:basedOn w:val="Normal"/>
    <w:qFormat/>
    <w:pPr>
      <w:snapToGrid w:val="0"/>
      <w:spacing w:before="120" w:after="120"/>
      <w:ind w:left="113" w:right="113"/>
    </w:pPr>
    <w:rPr>
      <w:sz w:val="18"/>
    </w:rPr>
  </w:style>
  <w:style w:type="paragraph" w:styleId="NormalWeb">
    <w:name w:val="Normal (Web)"/>
    <w:basedOn w:val="Normal"/>
    <w:qFormat/>
    <w:pPr>
      <w:spacing w:before="100" w:after="119" w:line="100" w:lineRule="atLeast"/>
    </w:pPr>
    <w:rPr>
      <w:rFonts w:ascii="Arial Unicode MS" w:eastAsia="Arial Unicode MS" w:hAnsi="Arial Unicode MS" w:cs="Arial Unicode MS"/>
      <w:sz w:val="24"/>
    </w:rPr>
  </w:style>
  <w:style w:type="paragraph" w:customStyle="1" w:styleId="Normal2">
    <w:name w:val="Normal2"/>
    <w:basedOn w:val="Normal"/>
    <w:qFormat/>
    <w:pPr>
      <w:ind w:left="567"/>
    </w:pPr>
  </w:style>
  <w:style w:type="paragraph" w:customStyle="1" w:styleId="Nota">
    <w:name w:val="Nota"/>
    <w:basedOn w:val="Normal"/>
    <w:qFormat/>
    <w:pPr>
      <w:jc w:val="both"/>
    </w:pPr>
    <w:rPr>
      <w:i/>
    </w:rPr>
  </w:style>
  <w:style w:type="paragraph" w:customStyle="1" w:styleId="En-tteetpieddepage">
    <w:name w:val="En-tête et pied de page"/>
    <w:basedOn w:val="Normal"/>
    <w:qFormat/>
  </w:style>
  <w:style w:type="paragraph" w:styleId="Pieddepage">
    <w:name w:val="footer"/>
    <w:basedOn w:val="Normal"/>
    <w:pPr>
      <w:suppressLineNumbers/>
      <w:tabs>
        <w:tab w:val="center" w:pos="4819"/>
        <w:tab w:val="right" w:pos="9638"/>
      </w:tabs>
    </w:pPr>
  </w:style>
  <w:style w:type="paragraph" w:customStyle="1" w:styleId="NormalWeb1">
    <w:name w:val="Normal (Web)1"/>
    <w:basedOn w:val="Normal"/>
    <w:qFormat/>
    <w:pPr>
      <w:spacing w:before="100" w:line="100" w:lineRule="atLeast"/>
    </w:pPr>
    <w:rPr>
      <w:rFonts w:ascii="Arial Unicode MS" w:eastAsia="Arial Unicode MS" w:hAnsi="Arial Unicode MS" w:cs="Arial Unicode MS"/>
      <w:sz w:val="24"/>
    </w:rPr>
  </w:style>
  <w:style w:type="paragraph" w:customStyle="1" w:styleId="western2">
    <w:name w:val="western2"/>
    <w:basedOn w:val="Normal"/>
    <w:qFormat/>
    <w:pPr>
      <w:spacing w:before="100" w:line="100" w:lineRule="atLeast"/>
    </w:pPr>
    <w:rPr>
      <w:rFonts w:ascii="Arial" w:eastAsia="Arial Unicode MS" w:hAnsi="Arial" w:cs="Arial"/>
      <w:sz w:val="16"/>
      <w:szCs w:val="16"/>
    </w:rPr>
  </w:style>
  <w:style w:type="paragraph" w:styleId="En-tte">
    <w:name w:val="header"/>
    <w:basedOn w:val="Normal"/>
    <w:pPr>
      <w:pBdr>
        <w:bottom w:val="single" w:sz="4" w:space="1" w:color="000000"/>
      </w:pBdr>
      <w:tabs>
        <w:tab w:val="center" w:pos="7655"/>
        <w:tab w:val="right" w:pos="9072"/>
      </w:tabs>
    </w:pPr>
    <w:rPr>
      <w:sz w:val="20"/>
    </w:rPr>
  </w:style>
  <w:style w:type="paragraph" w:styleId="Sous-titre">
    <w:name w:val="Subtitle"/>
    <w:basedOn w:val="Titre"/>
    <w:next w:val="Corpsdetexte"/>
    <w:qFormat/>
    <w:rPr>
      <w:i/>
      <w:iCs/>
    </w:rPr>
  </w:style>
  <w:style w:type="paragraph" w:customStyle="1" w:styleId="Citations">
    <w:name w:val="Citations"/>
    <w:basedOn w:val="Normal"/>
    <w:qFormat/>
    <w:pPr>
      <w:spacing w:after="283"/>
      <w:ind w:left="567" w:right="567"/>
    </w:pPr>
  </w:style>
  <w:style w:type="paragraph" w:customStyle="1" w:styleId="En-ttegauche">
    <w:name w:val="En-tête gauche"/>
    <w:basedOn w:val="Normal"/>
    <w:qFormat/>
    <w:pPr>
      <w:suppressLineNumbers/>
      <w:tabs>
        <w:tab w:val="center" w:pos="3684"/>
        <w:tab w:val="right" w:pos="7369"/>
      </w:tabs>
    </w:pPr>
  </w:style>
  <w:style w:type="paragraph" w:customStyle="1" w:styleId="WW-Texte">
    <w:name w:val="WW-Texte"/>
    <w:basedOn w:val="Normal"/>
    <w:qFormat/>
  </w:style>
  <w:style w:type="paragraph" w:customStyle="1" w:styleId="Titre10">
    <w:name w:val="Titre 10"/>
    <w:basedOn w:val="Titre"/>
    <w:qFormat/>
  </w:style>
  <w:style w:type="paragraph" w:customStyle="1" w:styleId="ISOChange">
    <w:name w:val="ISO_Change"/>
    <w:basedOn w:val="Normal"/>
    <w:qFormat/>
    <w:pPr>
      <w:spacing w:before="210" w:line="210" w:lineRule="exact"/>
    </w:pPr>
    <w:rPr>
      <w:sz w:val="18"/>
    </w:rPr>
  </w:style>
  <w:style w:type="paragraph" w:customStyle="1" w:styleId="Default">
    <w:name w:val="Default"/>
    <w:qFormat/>
    <w:pPr>
      <w:widowControl w:val="0"/>
    </w:pPr>
    <w:rPr>
      <w:rFonts w:ascii="Arial Black" w:hAnsi="Arial Black"/>
      <w:color w:val="000000"/>
    </w:rPr>
  </w:style>
  <w:style w:type="paragraph" w:customStyle="1" w:styleId="Contenudecadre">
    <w:name w:val="Contenu de cadre"/>
    <w:basedOn w:val="Normal"/>
    <w:qFormat/>
  </w:style>
  <w:style w:type="paragraph" w:customStyle="1" w:styleId="Illustration">
    <w:name w:val="Illustration"/>
    <w:basedOn w:val="Lgende"/>
    <w:qFormat/>
  </w:style>
  <w:style w:type="paragraph" w:customStyle="1" w:styleId="Figure">
    <w:name w:val="Figure"/>
    <w:basedOn w:val="Lgende"/>
    <w:qFormat/>
  </w:style>
  <w:style w:type="paragraph" w:customStyle="1" w:styleId="Titre1mod">
    <w:name w:val="Titre 1 mod"/>
    <w:basedOn w:val="Corpsdetexte"/>
    <w:qFormat/>
    <w:pPr>
      <w:ind w:left="737" w:hanging="737"/>
    </w:pPr>
    <w:rPr>
      <w:b/>
      <w:bCs/>
      <w:sz w:val="40"/>
      <w:szCs w:val="40"/>
    </w:rPr>
  </w:style>
  <w:style w:type="paragraph" w:customStyle="1" w:styleId="Titre2mod">
    <w:name w:val="Titre 2 mod"/>
    <w:basedOn w:val="Corpsdetexte"/>
    <w:qFormat/>
    <w:pPr>
      <w:ind w:left="964" w:hanging="850"/>
    </w:pPr>
    <w:rPr>
      <w:b/>
      <w:bCs/>
      <w:color w:val="666666"/>
      <w:sz w:val="32"/>
      <w:szCs w:val="32"/>
    </w:rPr>
  </w:style>
  <w:style w:type="paragraph" w:customStyle="1" w:styleId="Titre3mod">
    <w:name w:val="Titre 3 mod"/>
    <w:basedOn w:val="Corpsdetexte"/>
    <w:qFormat/>
    <w:rPr>
      <w:color w:val="000000"/>
      <w:sz w:val="28"/>
      <w:szCs w:val="28"/>
    </w:rPr>
  </w:style>
  <w:style w:type="paragraph" w:customStyle="1" w:styleId="TableauNormal1">
    <w:name w:val="Tableau Normal1"/>
    <w:qFormat/>
    <w:pPr>
      <w:spacing w:after="200" w:line="276" w:lineRule="auto"/>
    </w:pPr>
    <w:rPr>
      <w:rFonts w:ascii="Calibri" w:eastAsia="Calibri" w:hAnsi="Calibri" w:cs="Times New Roman"/>
      <w:sz w:val="22"/>
      <w:szCs w:val="22"/>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Rvision">
    <w:name w:val="Revision"/>
    <w:qFormat/>
    <w:rPr>
      <w:szCs w:val="21"/>
    </w:rPr>
  </w:style>
  <w:style w:type="paragraph" w:styleId="Commentaire">
    <w:name w:val="annotation text"/>
    <w:basedOn w:val="LO-Normal"/>
    <w:qFormat/>
    <w:rPr>
      <w:sz w:val="20"/>
      <w:szCs w:val="18"/>
    </w:rPr>
  </w:style>
  <w:style w:type="paragraph" w:styleId="Objetducommentaire">
    <w:name w:val="annotation subject"/>
    <w:basedOn w:val="Commentaire"/>
    <w:next w:val="Commentaire"/>
    <w:qFormat/>
    <w:rPr>
      <w:b/>
      <w:bCs/>
    </w:rPr>
  </w:style>
  <w:style w:type="paragraph" w:styleId="Textedebulles">
    <w:name w:val="Balloon Text"/>
    <w:basedOn w:val="LO-Normal"/>
    <w:qFormat/>
    <w:rPr>
      <w:rFonts w:ascii="Tahoma" w:hAnsi="Tahoma"/>
      <w:sz w:val="16"/>
      <w:szCs w:val="14"/>
    </w:rPr>
  </w:style>
  <w:style w:type="paragraph" w:customStyle="1" w:styleId="TableauNormal2">
    <w:name w:val="Tableau Normal2"/>
    <w:qFormat/>
    <w:rPr>
      <w:rFonts w:eastAsia="Times New Roman" w:cs="Times New Roman"/>
      <w:sz w:val="20"/>
      <w:szCs w:val="20"/>
      <w:lang w:val="en-US"/>
    </w:rPr>
  </w:style>
  <w:style w:type="paragraph" w:styleId="Paragraphedeliste">
    <w:name w:val="List Paragraph"/>
    <w:basedOn w:val="Normal"/>
    <w:uiPriority w:val="34"/>
    <w:qFormat/>
    <w:pPr>
      <w:ind w:left="720"/>
      <w:contextualSpacing/>
    </w:pPr>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List11">
    <w:name w:val="List 1_1"/>
    <w:qFormat/>
  </w:style>
  <w:style w:type="numbering" w:customStyle="1" w:styleId="Numbering1">
    <w:name w:val="Numbering 1"/>
    <w:qFormat/>
  </w:style>
  <w:style w:type="numbering" w:customStyle="1" w:styleId="Numbering2">
    <w:name w:val="Numbering 2"/>
    <w:qFormat/>
  </w:style>
  <w:style w:type="numbering" w:customStyle="1" w:styleId="Numbering4">
    <w:name w:val="Numbering 4"/>
    <w:qFormat/>
  </w:style>
  <w:style w:type="numbering" w:customStyle="1" w:styleId="WW8Num5">
    <w:name w:val="WW8Num5"/>
    <w:qFormat/>
  </w:style>
  <w:style w:type="numbering" w:customStyle="1" w:styleId="WW8Num3">
    <w:name w:val="WW8Num3"/>
    <w:qFormat/>
  </w:style>
  <w:style w:type="numbering" w:customStyle="1" w:styleId="WW8Num10">
    <w:name w:val="WW8Num10"/>
    <w:qFormat/>
  </w:style>
  <w:style w:type="numbering" w:customStyle="1" w:styleId="WW8Num23">
    <w:name w:val="WW8Num23"/>
    <w:qFormat/>
  </w:style>
  <w:style w:type="numbering" w:customStyle="1" w:styleId="WW8Num18">
    <w:name w:val="WW8Num18"/>
    <w:qFormat/>
  </w:style>
  <w:style w:type="numbering" w:customStyle="1" w:styleId="WW8Num27">
    <w:name w:val="WW8Num27"/>
    <w:qFormat/>
  </w:style>
  <w:style w:type="numbering" w:customStyle="1" w:styleId="WW8Num12">
    <w:name w:val="WW8Num12"/>
    <w:qFormat/>
  </w:style>
  <w:style w:type="table" w:styleId="Grilledutableau">
    <w:name w:val="Table Grid"/>
    <w:basedOn w:val="TableauNormal"/>
    <w:uiPriority w:val="59"/>
    <w:rsid w:val="00487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2"/>
        <w:sz w:val="24"/>
        <w:szCs w:val="24"/>
        <w:lang w:val="fr-F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annotation reference"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0C7"/>
    <w:pPr>
      <w:widowControl w:val="0"/>
    </w:pPr>
    <w:rPr>
      <w:rFonts w:ascii="Liberation Sans" w:hAnsi="Liberation Sans"/>
      <w:sz w:val="22"/>
    </w:rPr>
  </w:style>
  <w:style w:type="paragraph" w:styleId="Titre1">
    <w:name w:val="heading 1"/>
    <w:basedOn w:val="Titre"/>
    <w:next w:val="Titre2"/>
    <w:qFormat/>
    <w:pPr>
      <w:pageBreakBefore/>
      <w:spacing w:before="125" w:after="119"/>
      <w:outlineLvl w:val="0"/>
    </w:pPr>
    <w:rPr>
      <w:rFonts w:cs="Arial"/>
      <w:sz w:val="40"/>
      <w:szCs w:val="32"/>
    </w:rPr>
  </w:style>
  <w:style w:type="paragraph" w:styleId="Titre2">
    <w:name w:val="heading 2"/>
    <w:basedOn w:val="Titre"/>
    <w:next w:val="Corpsdetexte"/>
    <w:qFormat/>
    <w:pPr>
      <w:spacing w:before="119" w:after="176"/>
      <w:outlineLvl w:val="1"/>
    </w:pPr>
    <w:rPr>
      <w:rFonts w:cs="Arial"/>
      <w:i/>
      <w:iCs/>
      <w:color w:val="4C4C4C"/>
      <w:sz w:val="32"/>
    </w:rPr>
  </w:style>
  <w:style w:type="paragraph" w:styleId="Titre3">
    <w:name w:val="heading 3"/>
    <w:basedOn w:val="Titre"/>
    <w:next w:val="Corpsdetexte"/>
    <w:qFormat/>
    <w:pPr>
      <w:spacing w:before="68" w:after="120"/>
      <w:outlineLvl w:val="2"/>
    </w:pPr>
    <w:rPr>
      <w:color w:val="000080"/>
      <w:sz w:val="22"/>
    </w:rPr>
  </w:style>
  <w:style w:type="paragraph" w:styleId="Titre4">
    <w:name w:val="heading 4"/>
    <w:basedOn w:val="Titre"/>
    <w:next w:val="Corpsdetexte"/>
    <w:qFormat/>
    <w:pPr>
      <w:spacing w:before="68" w:after="120"/>
      <w:jc w:val="right"/>
      <w:outlineLvl w:val="3"/>
    </w:pPr>
    <w:rPr>
      <w:i/>
      <w:color w:val="355E00"/>
      <w:sz w:val="20"/>
    </w:rPr>
  </w:style>
  <w:style w:type="paragraph" w:styleId="Titre5">
    <w:name w:val="heading 5"/>
    <w:basedOn w:val="Titre"/>
    <w:qFormat/>
    <w:pPr>
      <w:outlineLvl w:val="4"/>
    </w:pPr>
  </w:style>
  <w:style w:type="paragraph" w:styleId="Titre6">
    <w:name w:val="heading 6"/>
    <w:basedOn w:val="Titre"/>
    <w:qFormat/>
    <w:pPr>
      <w:outlineLvl w:val="5"/>
    </w:pPr>
  </w:style>
  <w:style w:type="paragraph" w:styleId="Titre7">
    <w:name w:val="heading 7"/>
    <w:basedOn w:val="Titre"/>
    <w:qFormat/>
    <w:pPr>
      <w:outlineLvl w:val="6"/>
    </w:pPr>
  </w:style>
  <w:style w:type="paragraph" w:styleId="Titre8">
    <w:name w:val="heading 8"/>
    <w:basedOn w:val="Titre"/>
    <w:qFormat/>
    <w:pPr>
      <w:outlineLvl w:val="7"/>
    </w:pPr>
  </w:style>
  <w:style w:type="paragraph" w:styleId="Titre9">
    <w:name w:val="heading 9"/>
    <w:basedOn w:val="Titre"/>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WW8Num5z0">
    <w:name w:val="WW8Num5z0"/>
    <w:qFormat/>
    <w:rPr>
      <w:rFonts w:ascii="Arial Gras" w:hAnsi="Arial Gras"/>
    </w:rPr>
  </w:style>
  <w:style w:type="character" w:customStyle="1" w:styleId="Puces">
    <w:name w:val="Puces"/>
    <w:qFormat/>
    <w:rPr>
      <w:rFonts w:ascii="OpenSymbol" w:eastAsia="OpenSymbol" w:hAnsi="OpenSymbol" w:cs="OpenSymbol"/>
    </w:rPr>
  </w:style>
  <w:style w:type="character" w:customStyle="1" w:styleId="Caractresdenotedebasdepage">
    <w:name w:val="Caractères de note de bas de page"/>
    <w:qFormat/>
    <w:rPr>
      <w:vertAlign w:val="superscript"/>
    </w:rPr>
  </w:style>
  <w:style w:type="character" w:styleId="Appelnotedebasdep">
    <w:name w:val="footnote reference"/>
    <w:rPr>
      <w:vertAlign w:val="superscript"/>
    </w:rPr>
  </w:style>
  <w:style w:type="character" w:customStyle="1" w:styleId="WW-Policepardfaut1111">
    <w:name w:val="WW-Police par défaut1111"/>
    <w:qFormat/>
  </w:style>
  <w:style w:type="character" w:styleId="Lienhypertexte">
    <w:name w:val="Hyperlink"/>
    <w:basedOn w:val="Policepardfaut"/>
    <w:uiPriority w:val="99"/>
    <w:qFormat/>
    <w:rPr>
      <w:color w:val="0000FF"/>
      <w:u w:val="single"/>
    </w:rPr>
  </w:style>
  <w:style w:type="character" w:customStyle="1" w:styleId="WW-Policepardfaut">
    <w:name w:val="WW-Police par défaut"/>
    <w:qFormat/>
  </w:style>
  <w:style w:type="character" w:customStyle="1" w:styleId="apple-converted-space">
    <w:name w:val="apple-converted-space"/>
    <w:basedOn w:val="WW-Policepardfaut"/>
    <w:qFormat/>
  </w:style>
  <w:style w:type="character" w:styleId="Lienhypertextesuivivisit">
    <w:name w:val="FollowedHyperlink"/>
    <w:basedOn w:val="Policepardfaut"/>
    <w:qFormat/>
    <w:rPr>
      <w:color w:val="800080"/>
      <w:u w:val="single"/>
    </w:rPr>
  </w:style>
  <w:style w:type="character" w:customStyle="1" w:styleId="WW8Num10z0">
    <w:name w:val="WW8Num10z0"/>
    <w:qFormat/>
    <w:rPr>
      <w:rFonts w:ascii="Arial" w:hAnsi="Arial"/>
    </w:rPr>
  </w:style>
  <w:style w:type="character" w:customStyle="1" w:styleId="Caractredenotedebasdepage">
    <w:name w:val="Caractère de note de bas de page"/>
    <w:qFormat/>
    <w:rPr>
      <w:vertAlign w:val="superscript"/>
    </w:rPr>
  </w:style>
  <w:style w:type="character" w:customStyle="1" w:styleId="WW8Num23z0">
    <w:name w:val="WW8Num23z0"/>
    <w:qFormat/>
    <w:rPr>
      <w:rFonts w:ascii="Arial" w:eastAsia="Times New Roman" w:hAnsi="Arial" w:cs="Arial"/>
    </w:rPr>
  </w:style>
  <w:style w:type="character" w:customStyle="1" w:styleId="WW8Num27z0">
    <w:name w:val="WW8Num27z0"/>
    <w:qFormat/>
    <w:rPr>
      <w:rFonts w:ascii="Symbol" w:hAnsi="Symbol" w:cs="Times New Roman"/>
    </w:rPr>
  </w:style>
  <w:style w:type="character" w:customStyle="1" w:styleId="WW8Num12z0">
    <w:name w:val="WW8Num12z0"/>
    <w:qFormat/>
    <w:rPr>
      <w:rFonts w:ascii="Times New Roman" w:hAnsi="Times New Roman"/>
    </w:rPr>
  </w:style>
  <w:style w:type="character" w:styleId="Marquedecommentaire">
    <w:name w:val="annotation reference"/>
    <w:uiPriority w:val="99"/>
    <w:qFormat/>
    <w:rPr>
      <w:sz w:val="16"/>
      <w:szCs w:val="16"/>
    </w:rPr>
  </w:style>
  <w:style w:type="character" w:customStyle="1" w:styleId="lev1">
    <w:name w:val="Élevé1"/>
    <w:qFormat/>
    <w:rPr>
      <w:b/>
      <w:bCs/>
    </w:rPr>
  </w:style>
  <w:style w:type="character" w:customStyle="1" w:styleId="Sautdindex">
    <w:name w:val="Saut d'index"/>
    <w:qFormat/>
  </w:style>
  <w:style w:type="character" w:customStyle="1" w:styleId="Zeichenformat">
    <w:name w:val="Zeichenformat"/>
    <w:qFormat/>
  </w:style>
  <w:style w:type="character" w:styleId="Numrodepage">
    <w:name w:val="page number"/>
    <w:basedOn w:val="WW-Policepardfaut"/>
    <w:qFormat/>
    <w:rPr>
      <w:color w:val="000000"/>
      <w:sz w:val="22"/>
      <w:shd w:val="clear" w:color="auto" w:fill="auto"/>
    </w:rPr>
  </w:style>
  <w:style w:type="character" w:customStyle="1" w:styleId="Numrodeligne1">
    <w:name w:val="Numéro de ligne1"/>
  </w:style>
  <w:style w:type="character" w:customStyle="1" w:styleId="PrformatHTMLCar">
    <w:name w:val="Préformaté HTML Car"/>
    <w:basedOn w:val="Policepardfaut"/>
    <w:qFormat/>
    <w:rPr>
      <w:rFonts w:ascii="Courier New" w:hAnsi="Courier New" w:cs="Courier New"/>
      <w:sz w:val="20"/>
      <w:szCs w:val="20"/>
      <w:lang w:val="en-US" w:eastAsia="fr-FR"/>
    </w:rPr>
  </w:style>
  <w:style w:type="character" w:customStyle="1" w:styleId="Mentionnonrsolue">
    <w:name w:val="Mention non résolue"/>
    <w:basedOn w:val="Policepardfaut"/>
    <w:qFormat/>
    <w:rPr>
      <w:color w:val="605E5C"/>
      <w:shd w:val="clear" w:color="auto" w:fill="E1DFDD"/>
    </w:rPr>
  </w:style>
  <w:style w:type="character" w:customStyle="1" w:styleId="CommentaireCar">
    <w:name w:val="Commentaire Car"/>
    <w:basedOn w:val="Policepardfaut"/>
    <w:qFormat/>
    <w:rPr>
      <w:sz w:val="20"/>
      <w:szCs w:val="18"/>
    </w:rPr>
  </w:style>
  <w:style w:type="character" w:customStyle="1" w:styleId="ObjetducommentaireCar">
    <w:name w:val="Objet du commentaire Car"/>
    <w:basedOn w:val="CommentaireCar"/>
    <w:qFormat/>
    <w:rPr>
      <w:b/>
      <w:bCs/>
      <w:sz w:val="20"/>
      <w:szCs w:val="18"/>
    </w:rPr>
  </w:style>
  <w:style w:type="character" w:customStyle="1" w:styleId="TextedebullesCar">
    <w:name w:val="Texte de bulles Car"/>
    <w:basedOn w:val="Policepardfaut"/>
    <w:qFormat/>
    <w:rPr>
      <w:rFonts w:ascii="Tahoma" w:hAnsi="Tahoma"/>
      <w:sz w:val="16"/>
      <w:szCs w:val="14"/>
    </w:rPr>
  </w:style>
  <w:style w:type="character" w:customStyle="1" w:styleId="Titre4Car">
    <w:name w:val="Titre 4 Car"/>
    <w:basedOn w:val="Policepardfaut"/>
    <w:qFormat/>
    <w:rPr>
      <w:rFonts w:ascii="Liberation Sans" w:hAnsi="Liberation Sans"/>
      <w:b/>
      <w:i/>
      <w:color w:val="355E00"/>
      <w:sz w:val="20"/>
      <w:szCs w:val="28"/>
    </w:rPr>
  </w:style>
  <w:style w:type="character" w:customStyle="1" w:styleId="Titre3Car">
    <w:name w:val="Titre 3 Car"/>
    <w:basedOn w:val="Policepardfaut"/>
    <w:qFormat/>
    <w:rPr>
      <w:rFonts w:ascii="Liberation Sans" w:hAnsi="Liberation Sans"/>
      <w:b/>
      <w:color w:val="000080"/>
      <w:sz w:val="22"/>
      <w:szCs w:val="28"/>
    </w:rPr>
  </w:style>
  <w:style w:type="character" w:customStyle="1" w:styleId="WWCharLFO3LVL1">
    <w:name w:val="WW_CharLFO3LVL1"/>
    <w:qFormat/>
    <w:rPr>
      <w:rFonts w:ascii="StarSymbol" w:eastAsia="OpenSymbol" w:hAnsi="StarSymbol" w:cs="OpenSymbol"/>
    </w:rPr>
  </w:style>
  <w:style w:type="character" w:customStyle="1" w:styleId="WWCharLFO3LVL2">
    <w:name w:val="WW_CharLFO3LVL2"/>
    <w:qFormat/>
    <w:rPr>
      <w:rFonts w:ascii="StarSymbol" w:eastAsia="OpenSymbol" w:hAnsi="StarSymbol" w:cs="OpenSymbol"/>
    </w:rPr>
  </w:style>
  <w:style w:type="character" w:customStyle="1" w:styleId="WWCharLFO3LVL3">
    <w:name w:val="WW_CharLFO3LVL3"/>
    <w:qFormat/>
    <w:rPr>
      <w:rFonts w:ascii="StarSymbol" w:eastAsia="OpenSymbol" w:hAnsi="StarSymbol" w:cs="OpenSymbol"/>
    </w:rPr>
  </w:style>
  <w:style w:type="character" w:customStyle="1" w:styleId="WWCharLFO3LVL4">
    <w:name w:val="WW_CharLFO3LVL4"/>
    <w:qFormat/>
    <w:rPr>
      <w:rFonts w:ascii="StarSymbol" w:eastAsia="OpenSymbol" w:hAnsi="StarSymbol" w:cs="OpenSymbol"/>
    </w:rPr>
  </w:style>
  <w:style w:type="character" w:customStyle="1" w:styleId="WWCharLFO3LVL5">
    <w:name w:val="WW_CharLFO3LVL5"/>
    <w:qFormat/>
    <w:rPr>
      <w:rFonts w:ascii="StarSymbol" w:eastAsia="OpenSymbol" w:hAnsi="StarSymbol" w:cs="OpenSymbol"/>
    </w:rPr>
  </w:style>
  <w:style w:type="character" w:customStyle="1" w:styleId="WWCharLFO3LVL6">
    <w:name w:val="WW_CharLFO3LVL6"/>
    <w:qFormat/>
    <w:rPr>
      <w:rFonts w:ascii="StarSymbol" w:eastAsia="OpenSymbol" w:hAnsi="StarSymbol" w:cs="OpenSymbol"/>
    </w:rPr>
  </w:style>
  <w:style w:type="character" w:customStyle="1" w:styleId="WWCharLFO3LVL7">
    <w:name w:val="WW_CharLFO3LVL7"/>
    <w:qFormat/>
    <w:rPr>
      <w:rFonts w:ascii="StarSymbol" w:eastAsia="OpenSymbol" w:hAnsi="StarSymbol" w:cs="OpenSymbol"/>
    </w:rPr>
  </w:style>
  <w:style w:type="character" w:customStyle="1" w:styleId="WWCharLFO3LVL8">
    <w:name w:val="WW_CharLFO3LVL8"/>
    <w:qFormat/>
    <w:rPr>
      <w:rFonts w:ascii="StarSymbol" w:eastAsia="OpenSymbol" w:hAnsi="StarSymbol" w:cs="OpenSymbol"/>
    </w:rPr>
  </w:style>
  <w:style w:type="character" w:customStyle="1" w:styleId="WWCharLFO3LVL9">
    <w:name w:val="WW_CharLFO3LVL9"/>
    <w:qFormat/>
    <w:rPr>
      <w:rFonts w:ascii="StarSymbol" w:eastAsia="OpenSymbol" w:hAnsi="StarSymbol" w:cs="OpenSymbol"/>
    </w:rPr>
  </w:style>
  <w:style w:type="character" w:customStyle="1" w:styleId="WWCharLFO4LVL1">
    <w:name w:val="WW_CharLFO4LVL1"/>
    <w:qFormat/>
    <w:rPr>
      <w:rFonts w:ascii="Segoe UI" w:eastAsia="OpenSymbol" w:hAnsi="Segoe UI" w:cs="OpenSymbol"/>
    </w:rPr>
  </w:style>
  <w:style w:type="character" w:customStyle="1" w:styleId="WWCharLFO4LVL2">
    <w:name w:val="WW_CharLFO4LVL2"/>
    <w:qFormat/>
    <w:rPr>
      <w:rFonts w:ascii="Segoe UI" w:eastAsia="OpenSymbol" w:hAnsi="Segoe UI" w:cs="OpenSymbol"/>
    </w:rPr>
  </w:style>
  <w:style w:type="character" w:customStyle="1" w:styleId="WWCharLFO4LVL3">
    <w:name w:val="WW_CharLFO4LVL3"/>
    <w:qFormat/>
    <w:rPr>
      <w:rFonts w:ascii="Segoe UI" w:eastAsia="OpenSymbol" w:hAnsi="Segoe UI" w:cs="OpenSymbol"/>
    </w:rPr>
  </w:style>
  <w:style w:type="character" w:customStyle="1" w:styleId="WWCharLFO4LVL4">
    <w:name w:val="WW_CharLFO4LVL4"/>
    <w:qFormat/>
    <w:rPr>
      <w:rFonts w:ascii="Segoe UI" w:eastAsia="OpenSymbol" w:hAnsi="Segoe UI" w:cs="OpenSymbol"/>
    </w:rPr>
  </w:style>
  <w:style w:type="character" w:customStyle="1" w:styleId="WWCharLFO4LVL5">
    <w:name w:val="WW_CharLFO4LVL5"/>
    <w:qFormat/>
    <w:rPr>
      <w:rFonts w:ascii="Segoe UI" w:eastAsia="OpenSymbol" w:hAnsi="Segoe UI" w:cs="OpenSymbol"/>
    </w:rPr>
  </w:style>
  <w:style w:type="character" w:customStyle="1" w:styleId="WWCharLFO4LVL6">
    <w:name w:val="WW_CharLFO4LVL6"/>
    <w:qFormat/>
    <w:rPr>
      <w:rFonts w:ascii="Segoe UI" w:eastAsia="OpenSymbol" w:hAnsi="Segoe UI" w:cs="OpenSymbol"/>
    </w:rPr>
  </w:style>
  <w:style w:type="character" w:customStyle="1" w:styleId="WWCharLFO4LVL7">
    <w:name w:val="WW_CharLFO4LVL7"/>
    <w:qFormat/>
    <w:rPr>
      <w:rFonts w:ascii="Segoe UI" w:eastAsia="OpenSymbol" w:hAnsi="Segoe UI" w:cs="OpenSymbol"/>
    </w:rPr>
  </w:style>
  <w:style w:type="character" w:customStyle="1" w:styleId="WWCharLFO4LVL8">
    <w:name w:val="WW_CharLFO4LVL8"/>
    <w:qFormat/>
    <w:rPr>
      <w:rFonts w:ascii="Segoe UI" w:eastAsia="OpenSymbol" w:hAnsi="Segoe UI" w:cs="OpenSymbol"/>
    </w:rPr>
  </w:style>
  <w:style w:type="character" w:customStyle="1" w:styleId="WWCharLFO4LVL9">
    <w:name w:val="WW_CharLFO4LVL9"/>
    <w:qFormat/>
    <w:rPr>
      <w:rFonts w:ascii="Segoe UI" w:eastAsia="OpenSymbol" w:hAnsi="Segoe UI" w:cs="OpenSymbol"/>
    </w:rPr>
  </w:style>
  <w:style w:type="character" w:customStyle="1" w:styleId="WWCharLFO5LVL1">
    <w:name w:val="WW_CharLFO5LVL1"/>
    <w:qFormat/>
    <w:rPr>
      <w:rFonts w:ascii="OpenSymbol" w:hAnsi="OpenSymbol"/>
    </w:rPr>
  </w:style>
  <w:style w:type="character" w:customStyle="1" w:styleId="WWCharLFO5LVL2">
    <w:name w:val="WW_CharLFO5LVL2"/>
    <w:qFormat/>
    <w:rPr>
      <w:rFonts w:ascii="OpenSymbol" w:hAnsi="OpenSymbol"/>
    </w:rPr>
  </w:style>
  <w:style w:type="character" w:customStyle="1" w:styleId="WWCharLFO5LVL3">
    <w:name w:val="WW_CharLFO5LVL3"/>
    <w:qFormat/>
    <w:rPr>
      <w:rFonts w:ascii="OpenSymbol" w:hAnsi="OpenSymbol"/>
    </w:rPr>
  </w:style>
  <w:style w:type="character" w:customStyle="1" w:styleId="WWCharLFO5LVL4">
    <w:name w:val="WW_CharLFO5LVL4"/>
    <w:qFormat/>
    <w:rPr>
      <w:rFonts w:ascii="OpenSymbol" w:hAnsi="OpenSymbol"/>
    </w:rPr>
  </w:style>
  <w:style w:type="character" w:customStyle="1" w:styleId="WWCharLFO5LVL5">
    <w:name w:val="WW_CharLFO5LVL5"/>
    <w:qFormat/>
    <w:rPr>
      <w:rFonts w:ascii="OpenSymbol" w:hAnsi="OpenSymbol"/>
    </w:rPr>
  </w:style>
  <w:style w:type="character" w:customStyle="1" w:styleId="WWCharLFO5LVL6">
    <w:name w:val="WW_CharLFO5LVL6"/>
    <w:qFormat/>
    <w:rPr>
      <w:rFonts w:ascii="OpenSymbol" w:hAnsi="OpenSymbol"/>
    </w:rPr>
  </w:style>
  <w:style w:type="character" w:customStyle="1" w:styleId="WWCharLFO5LVL7">
    <w:name w:val="WW_CharLFO5LVL7"/>
    <w:qFormat/>
    <w:rPr>
      <w:rFonts w:ascii="OpenSymbol" w:hAnsi="OpenSymbol"/>
    </w:rPr>
  </w:style>
  <w:style w:type="character" w:customStyle="1" w:styleId="WWCharLFO5LVL8">
    <w:name w:val="WW_CharLFO5LVL8"/>
    <w:qFormat/>
    <w:rPr>
      <w:rFonts w:ascii="OpenSymbol" w:hAnsi="OpenSymbol"/>
    </w:rPr>
  </w:style>
  <w:style w:type="character" w:customStyle="1" w:styleId="WWCharLFO5LVL9">
    <w:name w:val="WW_CharLFO5LVL9"/>
    <w:qFormat/>
    <w:rPr>
      <w:rFonts w:ascii="OpenSymbol" w:hAnsi="OpenSymbol"/>
    </w:rPr>
  </w:style>
  <w:style w:type="character" w:customStyle="1" w:styleId="WWCharLFO10LVL1">
    <w:name w:val="WW_CharLFO10LVL1"/>
    <w:qFormat/>
    <w:rPr>
      <w:rFonts w:ascii="Arial Gras" w:hAnsi="Arial Gras"/>
    </w:rPr>
  </w:style>
  <w:style w:type="character" w:customStyle="1" w:styleId="WWCharLFO12LVL1">
    <w:name w:val="WW_CharLFO12LVL1"/>
    <w:qFormat/>
    <w:rPr>
      <w:rFonts w:ascii="Arial" w:hAnsi="Arial"/>
    </w:rPr>
  </w:style>
  <w:style w:type="character" w:customStyle="1" w:styleId="WWCharLFO13LVL1">
    <w:name w:val="WW_CharLFO13LVL1"/>
    <w:qFormat/>
    <w:rPr>
      <w:rFonts w:ascii="Arial" w:eastAsia="Times New Roman" w:hAnsi="Arial" w:cs="Arial"/>
    </w:rPr>
  </w:style>
  <w:style w:type="character" w:customStyle="1" w:styleId="WWCharLFO15LVL1">
    <w:name w:val="WW_CharLFO15LVL1"/>
    <w:qFormat/>
    <w:rPr>
      <w:rFonts w:ascii="Symbol" w:hAnsi="Symbol" w:cs="Times New Roman"/>
    </w:rPr>
  </w:style>
  <w:style w:type="character" w:customStyle="1" w:styleId="WWCharLFO16LVL1">
    <w:name w:val="WW_CharLFO16LVL1"/>
    <w:qFormat/>
    <w:rPr>
      <w:rFonts w:ascii="Times New Roman" w:hAnsi="Times New Roman"/>
    </w:rPr>
  </w:style>
  <w:style w:type="character" w:customStyle="1" w:styleId="WWCharLFO17LVL1">
    <w:name w:val="WW_CharLFO17LVL1"/>
    <w:qFormat/>
    <w:rPr>
      <w:rFonts w:ascii="Liberation Serif" w:eastAsia="SimSun" w:hAnsi="Liberation Serif" w:cs="Liberation Serif"/>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rPr>
  </w:style>
  <w:style w:type="character" w:customStyle="1" w:styleId="WWCharLFO17LVL4">
    <w:name w:val="WW_CharLFO17LVL4"/>
    <w:qFormat/>
    <w:rPr>
      <w:rFonts w:ascii="Symbol" w:hAnsi="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rPr>
  </w:style>
  <w:style w:type="character" w:customStyle="1" w:styleId="WWCharLFO17LVL7">
    <w:name w:val="WW_CharLFO17LVL7"/>
    <w:qFormat/>
    <w:rPr>
      <w:rFonts w:ascii="Symbol" w:hAnsi="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rPr>
  </w:style>
  <w:style w:type="character" w:customStyle="1" w:styleId="WWCharLFO18LVL1">
    <w:name w:val="WW_CharLFO18LVL1"/>
    <w:qFormat/>
    <w:rPr>
      <w:rFonts w:ascii="Symbol" w:hAnsi="Symbol"/>
      <w:sz w:val="20"/>
    </w:rPr>
  </w:style>
  <w:style w:type="character" w:customStyle="1" w:styleId="WWCharLFO18LVL2">
    <w:name w:val="WW_CharLFO18LVL2"/>
    <w:qFormat/>
    <w:rPr>
      <w:rFonts w:ascii="Courier New" w:hAnsi="Courier New"/>
      <w:sz w:val="20"/>
    </w:rPr>
  </w:style>
  <w:style w:type="character" w:customStyle="1" w:styleId="WWCharLFO18LVL3">
    <w:name w:val="WW_CharLFO18LVL3"/>
    <w:qFormat/>
    <w:rPr>
      <w:rFonts w:ascii="Wingdings" w:hAnsi="Wingdings"/>
      <w:sz w:val="20"/>
    </w:rPr>
  </w:style>
  <w:style w:type="character" w:customStyle="1" w:styleId="WWCharLFO18LVL4">
    <w:name w:val="WW_CharLFO18LVL4"/>
    <w:qFormat/>
    <w:rPr>
      <w:rFonts w:ascii="Wingdings" w:hAnsi="Wingdings"/>
      <w:sz w:val="20"/>
    </w:rPr>
  </w:style>
  <w:style w:type="character" w:customStyle="1" w:styleId="WWCharLFO18LVL5">
    <w:name w:val="WW_CharLFO18LVL5"/>
    <w:qFormat/>
    <w:rPr>
      <w:rFonts w:ascii="Wingdings" w:hAnsi="Wingdings"/>
      <w:sz w:val="20"/>
    </w:rPr>
  </w:style>
  <w:style w:type="character" w:customStyle="1" w:styleId="WWCharLFO18LVL6">
    <w:name w:val="WW_CharLFO18LVL6"/>
    <w:qFormat/>
    <w:rPr>
      <w:rFonts w:ascii="Wingdings" w:hAnsi="Wingdings"/>
      <w:sz w:val="20"/>
    </w:rPr>
  </w:style>
  <w:style w:type="character" w:customStyle="1" w:styleId="WWCharLFO18LVL7">
    <w:name w:val="WW_CharLFO18LVL7"/>
    <w:qFormat/>
    <w:rPr>
      <w:rFonts w:ascii="Wingdings" w:hAnsi="Wingdings"/>
      <w:sz w:val="20"/>
    </w:rPr>
  </w:style>
  <w:style w:type="character" w:customStyle="1" w:styleId="WWCharLFO18LVL8">
    <w:name w:val="WW_CharLFO18LVL8"/>
    <w:qFormat/>
    <w:rPr>
      <w:rFonts w:ascii="Wingdings" w:hAnsi="Wingdings"/>
      <w:sz w:val="20"/>
    </w:rPr>
  </w:style>
  <w:style w:type="character" w:customStyle="1" w:styleId="WWCharLFO18LVL9">
    <w:name w:val="WW_CharLFO18LVL9"/>
    <w:qFormat/>
    <w:rPr>
      <w:rFonts w:ascii="Wingdings" w:hAnsi="Wingdings"/>
      <w:sz w:val="20"/>
    </w:rPr>
  </w:style>
  <w:style w:type="character" w:customStyle="1" w:styleId="WWCharLFO19LVL1">
    <w:name w:val="WW_CharLFO19LVL1"/>
    <w:qFormat/>
    <w:rPr>
      <w:rFonts w:ascii="Symbol" w:hAnsi="Symbol"/>
      <w:sz w:val="20"/>
    </w:rPr>
  </w:style>
  <w:style w:type="character" w:customStyle="1" w:styleId="WWCharLFO19LVL2">
    <w:name w:val="WW_CharLFO19LVL2"/>
    <w:qFormat/>
    <w:rPr>
      <w:rFonts w:ascii="Courier New" w:hAnsi="Courier New"/>
      <w:sz w:val="20"/>
    </w:rPr>
  </w:style>
  <w:style w:type="character" w:customStyle="1" w:styleId="WWCharLFO19LVL3">
    <w:name w:val="WW_CharLFO19LVL3"/>
    <w:qFormat/>
    <w:rPr>
      <w:rFonts w:ascii="Wingdings" w:hAnsi="Wingdings"/>
      <w:sz w:val="20"/>
    </w:rPr>
  </w:style>
  <w:style w:type="character" w:customStyle="1" w:styleId="WWCharLFO19LVL4">
    <w:name w:val="WW_CharLFO19LVL4"/>
    <w:qFormat/>
    <w:rPr>
      <w:rFonts w:ascii="Wingdings" w:hAnsi="Wingdings"/>
      <w:sz w:val="20"/>
    </w:rPr>
  </w:style>
  <w:style w:type="character" w:customStyle="1" w:styleId="WWCharLFO19LVL5">
    <w:name w:val="WW_CharLFO19LVL5"/>
    <w:qFormat/>
    <w:rPr>
      <w:rFonts w:ascii="Wingdings" w:hAnsi="Wingdings"/>
      <w:sz w:val="20"/>
    </w:rPr>
  </w:style>
  <w:style w:type="character" w:customStyle="1" w:styleId="WWCharLFO19LVL6">
    <w:name w:val="WW_CharLFO19LVL6"/>
    <w:qFormat/>
    <w:rPr>
      <w:rFonts w:ascii="Wingdings" w:hAnsi="Wingdings"/>
      <w:sz w:val="20"/>
    </w:rPr>
  </w:style>
  <w:style w:type="character" w:customStyle="1" w:styleId="WWCharLFO19LVL7">
    <w:name w:val="WW_CharLFO19LVL7"/>
    <w:qFormat/>
    <w:rPr>
      <w:rFonts w:ascii="Wingdings" w:hAnsi="Wingdings"/>
      <w:sz w:val="20"/>
    </w:rPr>
  </w:style>
  <w:style w:type="character" w:customStyle="1" w:styleId="WWCharLFO19LVL8">
    <w:name w:val="WW_CharLFO19LVL8"/>
    <w:qFormat/>
    <w:rPr>
      <w:rFonts w:ascii="Wingdings" w:hAnsi="Wingdings"/>
      <w:sz w:val="20"/>
    </w:rPr>
  </w:style>
  <w:style w:type="character" w:customStyle="1" w:styleId="WWCharLFO19LVL9">
    <w:name w:val="WW_CharLFO19LVL9"/>
    <w:qFormat/>
    <w:rPr>
      <w:rFonts w:ascii="Wingdings" w:hAnsi="Wingdings"/>
      <w:sz w:val="20"/>
    </w:rPr>
  </w:style>
  <w:style w:type="character" w:customStyle="1" w:styleId="WWCharLFO21LVL1">
    <w:name w:val="WW_CharLFO21LVL1"/>
    <w:qFormat/>
    <w:rPr>
      <w:rFonts w:ascii="Times New Roman" w:eastAsia="SimSun" w:hAnsi="Times New Roman" w:cs="Times New Roman"/>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rPr>
  </w:style>
  <w:style w:type="character" w:customStyle="1" w:styleId="WWCharLFO21LVL4">
    <w:name w:val="WW_CharLFO21LVL4"/>
    <w:qFormat/>
    <w:rPr>
      <w:rFonts w:ascii="Symbol" w:hAnsi="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rPr>
  </w:style>
  <w:style w:type="character" w:customStyle="1" w:styleId="WWCharLFO21LVL7">
    <w:name w:val="WW_CharLFO21LVL7"/>
    <w:qFormat/>
    <w:rPr>
      <w:rFonts w:ascii="Symbol" w:hAnsi="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rPr>
  </w:style>
  <w:style w:type="character" w:customStyle="1" w:styleId="CorpsdetexteCar">
    <w:name w:val="Corps de texte Car"/>
    <w:basedOn w:val="Policepardfaut"/>
    <w:link w:val="Corpsdetexte"/>
    <w:qFormat/>
    <w:rsid w:val="006F5FA5"/>
    <w:rPr>
      <w:rFonts w:ascii="Liberation Sans" w:hAnsi="Liberation Sans"/>
      <w:sz w:val="22"/>
    </w:rPr>
  </w:style>
  <w:style w:type="paragraph" w:styleId="Titre">
    <w:name w:val="Title"/>
    <w:basedOn w:val="Normal"/>
    <w:next w:val="Corpsdetexte"/>
    <w:qFormat/>
    <w:pPr>
      <w:jc w:val="center"/>
    </w:pPr>
    <w:rPr>
      <w:b/>
      <w:bCs/>
      <w:sz w:val="36"/>
      <w:szCs w:val="36"/>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LO-Normal">
    <w:name w:val="LO-Normal"/>
    <w:qFormat/>
    <w:pPr>
      <w:widowControl w:val="0"/>
    </w:pPr>
  </w:style>
  <w:style w:type="paragraph" w:customStyle="1" w:styleId="TexteFragment">
    <w:name w:val="Texte Fragment"/>
    <w:qFormat/>
    <w:pPr>
      <w:keepLines/>
      <w:widowControl w:val="0"/>
      <w:suppressLineNumbers/>
      <w:spacing w:before="57"/>
      <w:ind w:left="113"/>
    </w:pPr>
    <w:rPr>
      <w:rFonts w:ascii="Liberation Serif" w:hAnsi="Liberation Serif"/>
      <w:sz w:val="22"/>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tableau">
    <w:name w:val="En-tête tableau"/>
    <w:basedOn w:val="Normal"/>
    <w:qFormat/>
    <w:pPr>
      <w:spacing w:before="60" w:after="60"/>
      <w:ind w:left="57"/>
    </w:pPr>
    <w:rPr>
      <w:rFonts w:ascii="Arial" w:hAnsi="Arial"/>
      <w:b/>
      <w:sz w:val="20"/>
      <w:szCs w:val="20"/>
    </w:rPr>
  </w:style>
  <w:style w:type="paragraph" w:customStyle="1" w:styleId="NumTableau">
    <w:name w:val="Num Tableau"/>
    <w:qFormat/>
    <w:pPr>
      <w:spacing w:before="60" w:after="60"/>
      <w:jc w:val="center"/>
    </w:pPr>
    <w:rPr>
      <w:rFonts w:ascii="Arial" w:eastAsia="Times New Roman" w:hAnsi="Arial" w:cs="Times New Roman"/>
      <w:b/>
      <w:sz w:val="20"/>
      <w:szCs w:val="20"/>
    </w:rPr>
  </w:style>
  <w:style w:type="paragraph" w:customStyle="1" w:styleId="Textetableau">
    <w:name w:val="Texte tableau"/>
    <w:basedOn w:val="TexteFragment"/>
    <w:qFormat/>
    <w:pPr>
      <w:widowControl/>
      <w:spacing w:before="60" w:after="60"/>
      <w:ind w:left="74" w:right="74"/>
    </w:pPr>
    <w:rPr>
      <w:rFonts w:eastAsia="Times New Roman" w:cs="Times New Roman"/>
      <w:b/>
      <w:bCs/>
      <w:color w:val="000000"/>
      <w:sz w:val="20"/>
      <w:szCs w:val="20"/>
    </w:rPr>
  </w:style>
  <w:style w:type="paragraph" w:customStyle="1" w:styleId="Titre2suite">
    <w:name w:val="Titre 2 (suite)"/>
    <w:basedOn w:val="Titre2"/>
    <w:next w:val="TexteFragment"/>
    <w:qFormat/>
    <w:pPr>
      <w:pageBreakBefore/>
      <w:spacing w:before="0" w:after="57"/>
    </w:pPr>
    <w:rPr>
      <w:color w:val="666666"/>
    </w:rPr>
  </w:style>
  <w:style w:type="paragraph" w:customStyle="1" w:styleId="Titre3suite">
    <w:name w:val="Titre 3 (suite)"/>
    <w:basedOn w:val="Titre3"/>
    <w:next w:val="Corpsdetexte"/>
    <w:qFormat/>
    <w:pPr>
      <w:ind w:left="-57"/>
    </w:pPr>
    <w:rPr>
      <w:color w:val="808080"/>
    </w:rPr>
  </w:style>
  <w:style w:type="paragraph" w:customStyle="1" w:styleId="Picto">
    <w:name w:val="Picto"/>
    <w:qFormat/>
    <w:pPr>
      <w:widowControl w:val="0"/>
    </w:pPr>
  </w:style>
  <w:style w:type="paragraph" w:customStyle="1" w:styleId="Indextableau">
    <w:name w:val="Index tableau"/>
    <w:basedOn w:val="Normal"/>
    <w:qFormat/>
    <w:pPr>
      <w:spacing w:before="60"/>
      <w:ind w:left="57" w:right="113"/>
      <w:jc w:val="right"/>
    </w:pPr>
    <w:rPr>
      <w:rFonts w:ascii="Arial" w:hAnsi="Arial"/>
      <w:i/>
      <w:sz w:val="20"/>
      <w:szCs w:val="20"/>
    </w:rPr>
  </w:style>
  <w:style w:type="paragraph" w:styleId="Titreindex">
    <w:name w:val="index heading"/>
    <w:basedOn w:val="Titre"/>
  </w:style>
  <w:style w:type="paragraph" w:styleId="En-ttedetabledesmatires">
    <w:name w:val="TOC Heading"/>
    <w:basedOn w:val="Titre"/>
    <w:pPr>
      <w:suppressLineNumbers/>
    </w:pPr>
    <w:rPr>
      <w:sz w:val="32"/>
      <w:szCs w:val="32"/>
    </w:rPr>
  </w:style>
  <w:style w:type="paragraph" w:styleId="TM1">
    <w:name w:val="toc 1"/>
    <w:basedOn w:val="LO-Normal"/>
    <w:next w:val="LO-Normal"/>
    <w:autoRedefine/>
    <w:uiPriority w:val="39"/>
    <w:qFormat/>
    <w:rsid w:val="006159C4"/>
    <w:pPr>
      <w:tabs>
        <w:tab w:val="left" w:pos="680"/>
        <w:tab w:val="right" w:leader="dot" w:pos="9628"/>
      </w:tabs>
      <w:spacing w:after="100"/>
    </w:pPr>
    <w:rPr>
      <w:szCs w:val="21"/>
    </w:rPr>
  </w:style>
  <w:style w:type="paragraph" w:styleId="TM2">
    <w:name w:val="toc 2"/>
    <w:basedOn w:val="LO-Normal"/>
    <w:next w:val="LO-Normal"/>
    <w:autoRedefine/>
    <w:uiPriority w:val="39"/>
    <w:qFormat/>
    <w:pPr>
      <w:spacing w:after="100"/>
      <w:ind w:left="240"/>
    </w:pPr>
    <w:rPr>
      <w:szCs w:val="21"/>
    </w:rPr>
  </w:style>
  <w:style w:type="paragraph" w:styleId="TM3">
    <w:name w:val="toc 3"/>
    <w:uiPriority w:val="39"/>
    <w:rsid w:val="00475DA9"/>
    <w:pPr>
      <w:widowControl w:val="0"/>
      <w:tabs>
        <w:tab w:val="left" w:pos="1760"/>
        <w:tab w:val="right" w:leader="dot" w:pos="9638"/>
      </w:tabs>
      <w:spacing w:before="28"/>
      <w:ind w:left="680"/>
    </w:pPr>
    <w:rPr>
      <w:rFonts w:asciiTheme="minorHAnsi" w:eastAsiaTheme="minorEastAsia" w:hAnsiTheme="minorHAnsi" w:cstheme="minorBidi"/>
      <w:noProof/>
      <w:kern w:val="0"/>
      <w:sz w:val="22"/>
      <w:szCs w:val="22"/>
      <w:lang w:val="en-US"/>
    </w:rPr>
  </w:style>
  <w:style w:type="paragraph" w:styleId="TM4">
    <w:name w:val="toc 4"/>
    <w:basedOn w:val="Titre4"/>
    <w:pPr>
      <w:tabs>
        <w:tab w:val="right" w:leader="dot" w:pos="8789"/>
      </w:tabs>
      <w:ind w:left="1020"/>
    </w:pPr>
  </w:style>
  <w:style w:type="paragraph" w:customStyle="1" w:styleId="ListeNiveau1MRS">
    <w:name w:val="Liste Niveau1 MRS"/>
    <w:basedOn w:val="TexteFragment"/>
    <w:qFormat/>
    <w:pPr>
      <w:numPr>
        <w:numId w:val="2"/>
      </w:numPr>
    </w:pPr>
  </w:style>
  <w:style w:type="paragraph" w:styleId="Listepuces3">
    <w:name w:val="List Bullet 3"/>
    <w:basedOn w:val="Liste"/>
    <w:qFormat/>
    <w:pPr>
      <w:ind w:left="360" w:hanging="360"/>
    </w:pPr>
  </w:style>
  <w:style w:type="paragraph" w:customStyle="1" w:styleId="ListeNiveau2MRS">
    <w:name w:val="Liste Niveau2 MRS"/>
    <w:basedOn w:val="ListeNiveau1MRS"/>
    <w:qFormat/>
    <w:pPr>
      <w:numPr>
        <w:numId w:val="1"/>
      </w:numPr>
      <w:spacing w:before="17"/>
    </w:pPr>
  </w:style>
  <w:style w:type="paragraph" w:customStyle="1" w:styleId="Separateur">
    <w:name w:val="Separateur"/>
    <w:qFormat/>
    <w:pPr>
      <w:widowControl w:val="0"/>
    </w:pPr>
    <w:rPr>
      <w:rFonts w:ascii="Liberation Sans" w:hAnsi="Liberation Sans"/>
      <w:sz w:val="12"/>
    </w:rPr>
  </w:style>
  <w:style w:type="paragraph" w:customStyle="1" w:styleId="Legende">
    <w:name w:val="Legende"/>
    <w:basedOn w:val="NumTableau"/>
    <w:qFormat/>
    <w:pPr>
      <w:numPr>
        <w:numId w:val="3"/>
      </w:numPr>
      <w:snapToGrid w:val="0"/>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customStyle="1" w:styleId="western">
    <w:name w:val="western"/>
    <w:basedOn w:val="Normal"/>
    <w:qFormat/>
    <w:pPr>
      <w:spacing w:before="100" w:line="100" w:lineRule="atLeast"/>
    </w:pPr>
    <w:rPr>
      <w:rFonts w:ascii="Arial" w:eastAsia="Arial Unicode MS" w:hAnsi="Arial" w:cs="Arial"/>
      <w:sz w:val="24"/>
    </w:rPr>
  </w:style>
  <w:style w:type="paragraph" w:customStyle="1" w:styleId="titre2-western">
    <w:name w:val="titre2-western"/>
    <w:basedOn w:val="Normal"/>
    <w:qFormat/>
    <w:pPr>
      <w:spacing w:before="62" w:after="62" w:line="100" w:lineRule="atLeast"/>
    </w:pPr>
    <w:rPr>
      <w:rFonts w:ascii="Arial" w:eastAsia="Arial Unicode MS" w:hAnsi="Arial" w:cs="Arial"/>
      <w:b/>
      <w:bCs/>
      <w:sz w:val="20"/>
    </w:rPr>
  </w:style>
  <w:style w:type="paragraph" w:customStyle="1" w:styleId="Texte">
    <w:name w:val="Texte"/>
    <w:basedOn w:val="Normal"/>
    <w:qFormat/>
    <w:pPr>
      <w:spacing w:before="120" w:after="120" w:line="100" w:lineRule="atLeast"/>
    </w:pPr>
  </w:style>
  <w:style w:type="paragraph" w:customStyle="1" w:styleId="Normalcentr1">
    <w:name w:val="Normal centré1"/>
    <w:basedOn w:val="Normal"/>
    <w:qFormat/>
    <w:pPr>
      <w:snapToGrid w:val="0"/>
      <w:spacing w:before="120" w:after="120"/>
      <w:ind w:left="113" w:right="113"/>
    </w:pPr>
    <w:rPr>
      <w:sz w:val="18"/>
    </w:rPr>
  </w:style>
  <w:style w:type="paragraph" w:styleId="NormalWeb">
    <w:name w:val="Normal (Web)"/>
    <w:basedOn w:val="Normal"/>
    <w:qFormat/>
    <w:pPr>
      <w:spacing w:before="100" w:after="119" w:line="100" w:lineRule="atLeast"/>
    </w:pPr>
    <w:rPr>
      <w:rFonts w:ascii="Arial Unicode MS" w:eastAsia="Arial Unicode MS" w:hAnsi="Arial Unicode MS" w:cs="Arial Unicode MS"/>
      <w:sz w:val="24"/>
    </w:rPr>
  </w:style>
  <w:style w:type="paragraph" w:customStyle="1" w:styleId="Normal2">
    <w:name w:val="Normal2"/>
    <w:basedOn w:val="Normal"/>
    <w:qFormat/>
    <w:pPr>
      <w:ind w:left="567"/>
    </w:pPr>
  </w:style>
  <w:style w:type="paragraph" w:customStyle="1" w:styleId="Nota">
    <w:name w:val="Nota"/>
    <w:basedOn w:val="Normal"/>
    <w:qFormat/>
    <w:pPr>
      <w:jc w:val="both"/>
    </w:pPr>
    <w:rPr>
      <w:i/>
    </w:rPr>
  </w:style>
  <w:style w:type="paragraph" w:customStyle="1" w:styleId="En-tteetpieddepage">
    <w:name w:val="En-tête et pied de page"/>
    <w:basedOn w:val="Normal"/>
    <w:qFormat/>
  </w:style>
  <w:style w:type="paragraph" w:styleId="Pieddepage">
    <w:name w:val="footer"/>
    <w:basedOn w:val="Normal"/>
    <w:pPr>
      <w:suppressLineNumbers/>
      <w:tabs>
        <w:tab w:val="center" w:pos="4819"/>
        <w:tab w:val="right" w:pos="9638"/>
      </w:tabs>
    </w:pPr>
  </w:style>
  <w:style w:type="paragraph" w:customStyle="1" w:styleId="NormalWeb1">
    <w:name w:val="Normal (Web)1"/>
    <w:basedOn w:val="Normal"/>
    <w:qFormat/>
    <w:pPr>
      <w:spacing w:before="100" w:line="100" w:lineRule="atLeast"/>
    </w:pPr>
    <w:rPr>
      <w:rFonts w:ascii="Arial Unicode MS" w:eastAsia="Arial Unicode MS" w:hAnsi="Arial Unicode MS" w:cs="Arial Unicode MS"/>
      <w:sz w:val="24"/>
    </w:rPr>
  </w:style>
  <w:style w:type="paragraph" w:customStyle="1" w:styleId="western2">
    <w:name w:val="western2"/>
    <w:basedOn w:val="Normal"/>
    <w:qFormat/>
    <w:pPr>
      <w:spacing w:before="100" w:line="100" w:lineRule="atLeast"/>
    </w:pPr>
    <w:rPr>
      <w:rFonts w:ascii="Arial" w:eastAsia="Arial Unicode MS" w:hAnsi="Arial" w:cs="Arial"/>
      <w:sz w:val="16"/>
      <w:szCs w:val="16"/>
    </w:rPr>
  </w:style>
  <w:style w:type="paragraph" w:styleId="En-tte">
    <w:name w:val="header"/>
    <w:basedOn w:val="Normal"/>
    <w:pPr>
      <w:pBdr>
        <w:bottom w:val="single" w:sz="4" w:space="1" w:color="000000"/>
      </w:pBdr>
      <w:tabs>
        <w:tab w:val="center" w:pos="7655"/>
        <w:tab w:val="right" w:pos="9072"/>
      </w:tabs>
    </w:pPr>
    <w:rPr>
      <w:sz w:val="20"/>
    </w:rPr>
  </w:style>
  <w:style w:type="paragraph" w:styleId="Sous-titre">
    <w:name w:val="Subtitle"/>
    <w:basedOn w:val="Titre"/>
    <w:next w:val="Corpsdetexte"/>
    <w:qFormat/>
    <w:rPr>
      <w:i/>
      <w:iCs/>
    </w:rPr>
  </w:style>
  <w:style w:type="paragraph" w:customStyle="1" w:styleId="Citations">
    <w:name w:val="Citations"/>
    <w:basedOn w:val="Normal"/>
    <w:qFormat/>
    <w:pPr>
      <w:spacing w:after="283"/>
      <w:ind w:left="567" w:right="567"/>
    </w:pPr>
  </w:style>
  <w:style w:type="paragraph" w:customStyle="1" w:styleId="En-ttegauche">
    <w:name w:val="En-tête gauche"/>
    <w:basedOn w:val="Normal"/>
    <w:qFormat/>
    <w:pPr>
      <w:suppressLineNumbers/>
      <w:tabs>
        <w:tab w:val="center" w:pos="3684"/>
        <w:tab w:val="right" w:pos="7369"/>
      </w:tabs>
    </w:pPr>
  </w:style>
  <w:style w:type="paragraph" w:customStyle="1" w:styleId="WW-Texte">
    <w:name w:val="WW-Texte"/>
    <w:basedOn w:val="Normal"/>
    <w:qFormat/>
  </w:style>
  <w:style w:type="paragraph" w:customStyle="1" w:styleId="Titre10">
    <w:name w:val="Titre 10"/>
    <w:basedOn w:val="Titre"/>
    <w:qFormat/>
  </w:style>
  <w:style w:type="paragraph" w:customStyle="1" w:styleId="ISOChange">
    <w:name w:val="ISO_Change"/>
    <w:basedOn w:val="Normal"/>
    <w:qFormat/>
    <w:pPr>
      <w:spacing w:before="210" w:line="210" w:lineRule="exact"/>
    </w:pPr>
    <w:rPr>
      <w:sz w:val="18"/>
    </w:rPr>
  </w:style>
  <w:style w:type="paragraph" w:customStyle="1" w:styleId="Default">
    <w:name w:val="Default"/>
    <w:qFormat/>
    <w:pPr>
      <w:widowControl w:val="0"/>
    </w:pPr>
    <w:rPr>
      <w:rFonts w:ascii="Arial Black" w:hAnsi="Arial Black"/>
      <w:color w:val="000000"/>
    </w:rPr>
  </w:style>
  <w:style w:type="paragraph" w:customStyle="1" w:styleId="Contenudecadre">
    <w:name w:val="Contenu de cadre"/>
    <w:basedOn w:val="Normal"/>
    <w:qFormat/>
  </w:style>
  <w:style w:type="paragraph" w:customStyle="1" w:styleId="Illustration">
    <w:name w:val="Illustration"/>
    <w:basedOn w:val="Lgende"/>
    <w:qFormat/>
  </w:style>
  <w:style w:type="paragraph" w:customStyle="1" w:styleId="Figure">
    <w:name w:val="Figure"/>
    <w:basedOn w:val="Lgende"/>
    <w:qFormat/>
  </w:style>
  <w:style w:type="paragraph" w:customStyle="1" w:styleId="Titre1mod">
    <w:name w:val="Titre 1 mod"/>
    <w:basedOn w:val="Corpsdetexte"/>
    <w:qFormat/>
    <w:pPr>
      <w:ind w:left="737" w:hanging="737"/>
    </w:pPr>
    <w:rPr>
      <w:b/>
      <w:bCs/>
      <w:sz w:val="40"/>
      <w:szCs w:val="40"/>
    </w:rPr>
  </w:style>
  <w:style w:type="paragraph" w:customStyle="1" w:styleId="Titre2mod">
    <w:name w:val="Titre 2 mod"/>
    <w:basedOn w:val="Corpsdetexte"/>
    <w:qFormat/>
    <w:pPr>
      <w:ind w:left="964" w:hanging="850"/>
    </w:pPr>
    <w:rPr>
      <w:b/>
      <w:bCs/>
      <w:color w:val="666666"/>
      <w:sz w:val="32"/>
      <w:szCs w:val="32"/>
    </w:rPr>
  </w:style>
  <w:style w:type="paragraph" w:customStyle="1" w:styleId="Titre3mod">
    <w:name w:val="Titre 3 mod"/>
    <w:basedOn w:val="Corpsdetexte"/>
    <w:qFormat/>
    <w:rPr>
      <w:color w:val="000000"/>
      <w:sz w:val="28"/>
      <w:szCs w:val="28"/>
    </w:rPr>
  </w:style>
  <w:style w:type="paragraph" w:customStyle="1" w:styleId="TableauNormal1">
    <w:name w:val="Tableau Normal1"/>
    <w:qFormat/>
    <w:pPr>
      <w:spacing w:after="200" w:line="276" w:lineRule="auto"/>
    </w:pPr>
    <w:rPr>
      <w:rFonts w:ascii="Calibri" w:eastAsia="Calibri" w:hAnsi="Calibri" w:cs="Times New Roman"/>
      <w:sz w:val="22"/>
      <w:szCs w:val="22"/>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Rvision">
    <w:name w:val="Revision"/>
    <w:qFormat/>
    <w:rPr>
      <w:szCs w:val="21"/>
    </w:rPr>
  </w:style>
  <w:style w:type="paragraph" w:styleId="Commentaire">
    <w:name w:val="annotation text"/>
    <w:basedOn w:val="LO-Normal"/>
    <w:qFormat/>
    <w:rPr>
      <w:sz w:val="20"/>
      <w:szCs w:val="18"/>
    </w:rPr>
  </w:style>
  <w:style w:type="paragraph" w:styleId="Objetducommentaire">
    <w:name w:val="annotation subject"/>
    <w:basedOn w:val="Commentaire"/>
    <w:next w:val="Commentaire"/>
    <w:qFormat/>
    <w:rPr>
      <w:b/>
      <w:bCs/>
    </w:rPr>
  </w:style>
  <w:style w:type="paragraph" w:styleId="Textedebulles">
    <w:name w:val="Balloon Text"/>
    <w:basedOn w:val="LO-Normal"/>
    <w:qFormat/>
    <w:rPr>
      <w:rFonts w:ascii="Tahoma" w:hAnsi="Tahoma"/>
      <w:sz w:val="16"/>
      <w:szCs w:val="14"/>
    </w:rPr>
  </w:style>
  <w:style w:type="paragraph" w:customStyle="1" w:styleId="TableauNormal2">
    <w:name w:val="Tableau Normal2"/>
    <w:qFormat/>
    <w:rPr>
      <w:rFonts w:eastAsia="Times New Roman" w:cs="Times New Roman"/>
      <w:sz w:val="20"/>
      <w:szCs w:val="20"/>
      <w:lang w:val="en-US"/>
    </w:rPr>
  </w:style>
  <w:style w:type="paragraph" w:styleId="Paragraphedeliste">
    <w:name w:val="List Paragraph"/>
    <w:basedOn w:val="Normal"/>
    <w:uiPriority w:val="34"/>
    <w:qFormat/>
    <w:pPr>
      <w:ind w:left="720"/>
      <w:contextualSpacing/>
    </w:pPr>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List11">
    <w:name w:val="List 1_1"/>
    <w:qFormat/>
  </w:style>
  <w:style w:type="numbering" w:customStyle="1" w:styleId="Numbering1">
    <w:name w:val="Numbering 1"/>
    <w:qFormat/>
  </w:style>
  <w:style w:type="numbering" w:customStyle="1" w:styleId="Numbering2">
    <w:name w:val="Numbering 2"/>
    <w:qFormat/>
  </w:style>
  <w:style w:type="numbering" w:customStyle="1" w:styleId="Numbering4">
    <w:name w:val="Numbering 4"/>
    <w:qFormat/>
  </w:style>
  <w:style w:type="numbering" w:customStyle="1" w:styleId="WW8Num5">
    <w:name w:val="WW8Num5"/>
    <w:qFormat/>
  </w:style>
  <w:style w:type="numbering" w:customStyle="1" w:styleId="WW8Num3">
    <w:name w:val="WW8Num3"/>
    <w:qFormat/>
  </w:style>
  <w:style w:type="numbering" w:customStyle="1" w:styleId="WW8Num10">
    <w:name w:val="WW8Num10"/>
    <w:qFormat/>
  </w:style>
  <w:style w:type="numbering" w:customStyle="1" w:styleId="WW8Num23">
    <w:name w:val="WW8Num23"/>
    <w:qFormat/>
  </w:style>
  <w:style w:type="numbering" w:customStyle="1" w:styleId="WW8Num18">
    <w:name w:val="WW8Num18"/>
    <w:qFormat/>
  </w:style>
  <w:style w:type="numbering" w:customStyle="1" w:styleId="WW8Num27">
    <w:name w:val="WW8Num27"/>
    <w:qFormat/>
  </w:style>
  <w:style w:type="numbering" w:customStyle="1" w:styleId="WW8Num12">
    <w:name w:val="WW8Num12"/>
    <w:qFormat/>
  </w:style>
  <w:style w:type="table" w:styleId="Grilledutableau">
    <w:name w:val="Table Grid"/>
    <w:basedOn w:val="TableauNormal"/>
    <w:uiPriority w:val="59"/>
    <w:rsid w:val="00487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83752">
      <w:bodyDiv w:val="1"/>
      <w:marLeft w:val="0"/>
      <w:marRight w:val="0"/>
      <w:marTop w:val="0"/>
      <w:marBottom w:val="0"/>
      <w:divBdr>
        <w:top w:val="none" w:sz="0" w:space="0" w:color="auto"/>
        <w:left w:val="none" w:sz="0" w:space="0" w:color="auto"/>
        <w:bottom w:val="none" w:sz="0" w:space="0" w:color="auto"/>
        <w:right w:val="none" w:sz="0" w:space="0" w:color="auto"/>
      </w:divBdr>
    </w:div>
    <w:div w:id="88814041">
      <w:bodyDiv w:val="1"/>
      <w:marLeft w:val="0"/>
      <w:marRight w:val="0"/>
      <w:marTop w:val="0"/>
      <w:marBottom w:val="0"/>
      <w:divBdr>
        <w:top w:val="none" w:sz="0" w:space="0" w:color="auto"/>
        <w:left w:val="none" w:sz="0" w:space="0" w:color="auto"/>
        <w:bottom w:val="none" w:sz="0" w:space="0" w:color="auto"/>
        <w:right w:val="none" w:sz="0" w:space="0" w:color="auto"/>
      </w:divBdr>
    </w:div>
    <w:div w:id="109084339">
      <w:bodyDiv w:val="1"/>
      <w:marLeft w:val="0"/>
      <w:marRight w:val="0"/>
      <w:marTop w:val="0"/>
      <w:marBottom w:val="0"/>
      <w:divBdr>
        <w:top w:val="none" w:sz="0" w:space="0" w:color="auto"/>
        <w:left w:val="none" w:sz="0" w:space="0" w:color="auto"/>
        <w:bottom w:val="none" w:sz="0" w:space="0" w:color="auto"/>
        <w:right w:val="none" w:sz="0" w:space="0" w:color="auto"/>
      </w:divBdr>
    </w:div>
    <w:div w:id="119421742">
      <w:bodyDiv w:val="1"/>
      <w:marLeft w:val="0"/>
      <w:marRight w:val="0"/>
      <w:marTop w:val="0"/>
      <w:marBottom w:val="0"/>
      <w:divBdr>
        <w:top w:val="none" w:sz="0" w:space="0" w:color="auto"/>
        <w:left w:val="none" w:sz="0" w:space="0" w:color="auto"/>
        <w:bottom w:val="none" w:sz="0" w:space="0" w:color="auto"/>
        <w:right w:val="none" w:sz="0" w:space="0" w:color="auto"/>
      </w:divBdr>
    </w:div>
    <w:div w:id="147946496">
      <w:bodyDiv w:val="1"/>
      <w:marLeft w:val="0"/>
      <w:marRight w:val="0"/>
      <w:marTop w:val="0"/>
      <w:marBottom w:val="0"/>
      <w:divBdr>
        <w:top w:val="none" w:sz="0" w:space="0" w:color="auto"/>
        <w:left w:val="none" w:sz="0" w:space="0" w:color="auto"/>
        <w:bottom w:val="none" w:sz="0" w:space="0" w:color="auto"/>
        <w:right w:val="none" w:sz="0" w:space="0" w:color="auto"/>
      </w:divBdr>
    </w:div>
    <w:div w:id="312687629">
      <w:bodyDiv w:val="1"/>
      <w:marLeft w:val="0"/>
      <w:marRight w:val="0"/>
      <w:marTop w:val="0"/>
      <w:marBottom w:val="0"/>
      <w:divBdr>
        <w:top w:val="none" w:sz="0" w:space="0" w:color="auto"/>
        <w:left w:val="none" w:sz="0" w:space="0" w:color="auto"/>
        <w:bottom w:val="none" w:sz="0" w:space="0" w:color="auto"/>
        <w:right w:val="none" w:sz="0" w:space="0" w:color="auto"/>
      </w:divBdr>
    </w:div>
    <w:div w:id="491798284">
      <w:bodyDiv w:val="1"/>
      <w:marLeft w:val="0"/>
      <w:marRight w:val="0"/>
      <w:marTop w:val="0"/>
      <w:marBottom w:val="0"/>
      <w:divBdr>
        <w:top w:val="none" w:sz="0" w:space="0" w:color="auto"/>
        <w:left w:val="none" w:sz="0" w:space="0" w:color="auto"/>
        <w:bottom w:val="none" w:sz="0" w:space="0" w:color="auto"/>
        <w:right w:val="none" w:sz="0" w:space="0" w:color="auto"/>
      </w:divBdr>
    </w:div>
    <w:div w:id="515731552">
      <w:bodyDiv w:val="1"/>
      <w:marLeft w:val="0"/>
      <w:marRight w:val="0"/>
      <w:marTop w:val="0"/>
      <w:marBottom w:val="0"/>
      <w:divBdr>
        <w:top w:val="none" w:sz="0" w:space="0" w:color="auto"/>
        <w:left w:val="none" w:sz="0" w:space="0" w:color="auto"/>
        <w:bottom w:val="none" w:sz="0" w:space="0" w:color="auto"/>
        <w:right w:val="none" w:sz="0" w:space="0" w:color="auto"/>
      </w:divBdr>
    </w:div>
    <w:div w:id="682054003">
      <w:bodyDiv w:val="1"/>
      <w:marLeft w:val="0"/>
      <w:marRight w:val="0"/>
      <w:marTop w:val="0"/>
      <w:marBottom w:val="0"/>
      <w:divBdr>
        <w:top w:val="none" w:sz="0" w:space="0" w:color="auto"/>
        <w:left w:val="none" w:sz="0" w:space="0" w:color="auto"/>
        <w:bottom w:val="none" w:sz="0" w:space="0" w:color="auto"/>
        <w:right w:val="none" w:sz="0" w:space="0" w:color="auto"/>
      </w:divBdr>
    </w:div>
    <w:div w:id="714157737">
      <w:bodyDiv w:val="1"/>
      <w:marLeft w:val="0"/>
      <w:marRight w:val="0"/>
      <w:marTop w:val="0"/>
      <w:marBottom w:val="0"/>
      <w:divBdr>
        <w:top w:val="none" w:sz="0" w:space="0" w:color="auto"/>
        <w:left w:val="none" w:sz="0" w:space="0" w:color="auto"/>
        <w:bottom w:val="none" w:sz="0" w:space="0" w:color="auto"/>
        <w:right w:val="none" w:sz="0" w:space="0" w:color="auto"/>
      </w:divBdr>
    </w:div>
    <w:div w:id="1090277772">
      <w:bodyDiv w:val="1"/>
      <w:marLeft w:val="0"/>
      <w:marRight w:val="0"/>
      <w:marTop w:val="0"/>
      <w:marBottom w:val="0"/>
      <w:divBdr>
        <w:top w:val="none" w:sz="0" w:space="0" w:color="auto"/>
        <w:left w:val="none" w:sz="0" w:space="0" w:color="auto"/>
        <w:bottom w:val="none" w:sz="0" w:space="0" w:color="auto"/>
        <w:right w:val="none" w:sz="0" w:space="0" w:color="auto"/>
      </w:divBdr>
    </w:div>
    <w:div w:id="1221751106">
      <w:bodyDiv w:val="1"/>
      <w:marLeft w:val="0"/>
      <w:marRight w:val="0"/>
      <w:marTop w:val="0"/>
      <w:marBottom w:val="0"/>
      <w:divBdr>
        <w:top w:val="none" w:sz="0" w:space="0" w:color="auto"/>
        <w:left w:val="none" w:sz="0" w:space="0" w:color="auto"/>
        <w:bottom w:val="none" w:sz="0" w:space="0" w:color="auto"/>
        <w:right w:val="none" w:sz="0" w:space="0" w:color="auto"/>
      </w:divBdr>
    </w:div>
    <w:div w:id="1293252186">
      <w:bodyDiv w:val="1"/>
      <w:marLeft w:val="0"/>
      <w:marRight w:val="0"/>
      <w:marTop w:val="0"/>
      <w:marBottom w:val="0"/>
      <w:divBdr>
        <w:top w:val="none" w:sz="0" w:space="0" w:color="auto"/>
        <w:left w:val="none" w:sz="0" w:space="0" w:color="auto"/>
        <w:bottom w:val="none" w:sz="0" w:space="0" w:color="auto"/>
        <w:right w:val="none" w:sz="0" w:space="0" w:color="auto"/>
      </w:divBdr>
    </w:div>
    <w:div w:id="1464544346">
      <w:bodyDiv w:val="1"/>
      <w:marLeft w:val="0"/>
      <w:marRight w:val="0"/>
      <w:marTop w:val="0"/>
      <w:marBottom w:val="0"/>
      <w:divBdr>
        <w:top w:val="none" w:sz="0" w:space="0" w:color="auto"/>
        <w:left w:val="none" w:sz="0" w:space="0" w:color="auto"/>
        <w:bottom w:val="none" w:sz="0" w:space="0" w:color="auto"/>
        <w:right w:val="none" w:sz="0" w:space="0" w:color="auto"/>
      </w:divBdr>
    </w:div>
    <w:div w:id="1575773813">
      <w:bodyDiv w:val="1"/>
      <w:marLeft w:val="0"/>
      <w:marRight w:val="0"/>
      <w:marTop w:val="0"/>
      <w:marBottom w:val="0"/>
      <w:divBdr>
        <w:top w:val="none" w:sz="0" w:space="0" w:color="auto"/>
        <w:left w:val="none" w:sz="0" w:space="0" w:color="auto"/>
        <w:bottom w:val="none" w:sz="0" w:space="0" w:color="auto"/>
        <w:right w:val="none" w:sz="0" w:space="0" w:color="auto"/>
      </w:divBdr>
    </w:div>
    <w:div w:id="1623727824">
      <w:bodyDiv w:val="1"/>
      <w:marLeft w:val="0"/>
      <w:marRight w:val="0"/>
      <w:marTop w:val="0"/>
      <w:marBottom w:val="0"/>
      <w:divBdr>
        <w:top w:val="none" w:sz="0" w:space="0" w:color="auto"/>
        <w:left w:val="none" w:sz="0" w:space="0" w:color="auto"/>
        <w:bottom w:val="none" w:sz="0" w:space="0" w:color="auto"/>
        <w:right w:val="none" w:sz="0" w:space="0" w:color="auto"/>
      </w:divBdr>
    </w:div>
    <w:div w:id="1893694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github.com/cnigfr/structuration-reglement-urbanisme/issues/16" TargetMode="External"/><Relationship Id="rId1" Type="http://schemas.openxmlformats.org/officeDocument/2006/relationships/hyperlink" Target="https://cnig.gouv.fr/IMG/pdf/guide-de-saisie-des-elements-de-metadonnees-inspire-v2.0-1.pdf"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nig.gouv.fr/IMG/pdf/230112_standard_cnig_sru_v2022-10.pdf" TargetMode="External"/><Relationship Id="rId18" Type="http://schemas.openxmlformats.org/officeDocument/2006/relationships/image" Target="media/image3.png"/><Relationship Id="rId26" Type="http://schemas.openxmlformats.org/officeDocument/2006/relationships/hyperlink" Target="http://cnig.gouv.fr/structuration-des-reglements-d-urbanisme-a25890.html"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cnig.gouv.fr/ressources-dematerialisation-documents-d-urbanisme-a2732.html" TargetMode="External"/><Relationship Id="rId34" Type="http://schemas.openxmlformats.org/officeDocument/2006/relationships/hyperlink" Target="https://github.com/cnigfr/structuration-reglement-urbanisme/tree/master/schemas/standard_niveau2"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cnig.gouv.fr/IMG/pdf/230112_standard_cnig_sru_v2022-10.pdf" TargetMode="External"/><Relationship Id="rId17" Type="http://schemas.openxmlformats.org/officeDocument/2006/relationships/hyperlink" Target="https://cnig.gouv.fr/ressources-dematerialisation-documents-d-urbanisme-a2732.html" TargetMode="External"/><Relationship Id="rId25" Type="http://schemas.openxmlformats.org/officeDocument/2006/relationships/hyperlink" Target="https://www.iso.org/fr/standard/67253.html" TargetMode="External"/><Relationship Id="rId33" Type="http://schemas.openxmlformats.org/officeDocument/2006/relationships/hyperlink" Target="https://github.com/cnigfr/structuration-reglement-urbanisme/tree/master/schemas/standard_niveau2" TargetMode="External"/><Relationship Id="rId38" Type="http://schemas.openxmlformats.org/officeDocument/2006/relationships/image" Target="media/image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nig.gouv.fr/" TargetMode="External"/><Relationship Id="rId20" Type="http://schemas.openxmlformats.org/officeDocument/2006/relationships/hyperlink" Target="https://www.apur.org/open_data/PARCELLE_CADASTRALE_OD.pdf" TargetMode="External"/><Relationship Id="rId29" Type="http://schemas.openxmlformats.org/officeDocument/2006/relationships/hyperlink" Target="http://cnig.gouv.fr/spip.php?page=sommair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nig.gouv.fr/IMG/pdf/230112_standard_cnig_sru_v2022-10.pdf" TargetMode="External"/><Relationship Id="rId24" Type="http://schemas.openxmlformats.org/officeDocument/2006/relationships/hyperlink" Target="https://www.w3.org/TR/xhtml1/" TargetMode="External"/><Relationship Id="rId32" Type="http://schemas.openxmlformats.org/officeDocument/2006/relationships/hyperlink" Target="https://github.com/cnigfr/structuration-reglement-urbanisme/tree/master/schemas/standard_niveau2"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den.ign.fr/" TargetMode="External"/><Relationship Id="rId23" Type="http://schemas.openxmlformats.org/officeDocument/2006/relationships/hyperlink" Target="https://cnig.gouv.fr/ressources-dematerialisation-documents-d-urbanisme-a2732.html" TargetMode="External"/><Relationship Id="rId28" Type="http://schemas.openxmlformats.org/officeDocument/2006/relationships/hyperlink" Target="https://www.legifrance.gouv.fr/affichCode.do;jsessionid=3FDD232A511205EB017422052B1DAEF5.tpdila23v_1?cidTexte=LEGITEXT000006074075&amp;dateTexte=20140704" TargetMode="External"/><Relationship Id="rId36" Type="http://schemas.openxmlformats.org/officeDocument/2006/relationships/hyperlink" Target="https://github.com/SimPLU3D/plu-formel/blob/update_sg6/registry/img/IAUIDF/IAUIDF-007.png" TargetMode="External"/><Relationship Id="rId10" Type="http://schemas.openxmlformats.org/officeDocument/2006/relationships/image" Target="media/image2.jpeg"/><Relationship Id="rId19" Type="http://schemas.openxmlformats.org/officeDocument/2006/relationships/hyperlink" Target="http://www.etalab.gouv.fr/licence-ouverte-open-licence" TargetMode="External"/><Relationship Id="rId31" Type="http://schemas.openxmlformats.org/officeDocument/2006/relationships/image" Target="media/image4.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cnigfr/structuration-reglement-urbanisme" TargetMode="External"/><Relationship Id="rId22" Type="http://schemas.openxmlformats.org/officeDocument/2006/relationships/comments" Target="comments.xml"/><Relationship Id="rId27" Type="http://schemas.openxmlformats.org/officeDocument/2006/relationships/hyperlink" Target="https://github.com/cnigfr/structuration-reglement-urbanisme/" TargetMode="External"/><Relationship Id="rId30" Type="http://schemas.openxmlformats.org/officeDocument/2006/relationships/hyperlink" Target="http://cnig.gouv.fr/ressources-dematerialisation-documents-d-urbanisme-a2732.html" TargetMode="External"/><Relationship Id="rId35" Type="http://schemas.openxmlformats.org/officeDocument/2006/relationships/image" Target="media/image5.png"/><Relationship Id="rId43"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C8D22-1400-44EB-8754-CCB70ACD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32</Pages>
  <Words>7879</Words>
  <Characters>44916</Characters>
  <Application>Microsoft Office Word</Application>
  <DocSecurity>0</DocSecurity>
  <Lines>374</Lines>
  <Paragraphs>105</Paragraphs>
  <ScaleCrop>false</ScaleCrop>
  <HeadingPairs>
    <vt:vector size="2" baseType="variant">
      <vt:variant>
        <vt:lpstr>Titre</vt:lpstr>
      </vt:variant>
      <vt:variant>
        <vt:i4>1</vt:i4>
      </vt:variant>
    </vt:vector>
  </HeadingPairs>
  <TitlesOfParts>
    <vt:vector size="1" baseType="lpstr">
      <vt:lpstr>Standard CNIG PLU</vt:lpstr>
    </vt:vector>
  </TitlesOfParts>
  <Company>IGN</Company>
  <LinksUpToDate>false</LinksUpToDate>
  <CharactersWithSpaces>52690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CNIG PLU</dc:title>
  <dc:subject>Standard CNIG PLU</dc:subject>
  <dc:creator>Alison Lenain</dc:creator>
  <cp:lastModifiedBy>Alison Lenain</cp:lastModifiedBy>
  <cp:revision>30</cp:revision>
  <cp:lastPrinted>2023-10-20T16:31:00Z</cp:lastPrinted>
  <dcterms:created xsi:type="dcterms:W3CDTF">2024-02-05T15:46:00Z</dcterms:created>
  <dcterms:modified xsi:type="dcterms:W3CDTF">2024-02-09T16:13:00Z</dcterms:modified>
  <dc:language>fr-FR</dc:language>
</cp:coreProperties>
</file>